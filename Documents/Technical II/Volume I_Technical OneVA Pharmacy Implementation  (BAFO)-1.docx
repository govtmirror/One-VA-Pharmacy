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0635B6" w:rsidRDefault="00D80E05" w:rsidP="000635B6">
      <w:pPr>
        <w:spacing w:line="240" w:lineRule="auto"/>
        <w:rPr>
          <w:noProof/>
        </w:rPr>
        <w:sectPr w:rsidR="000635B6" w:rsidSect="00051B22">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432" w:footer="432" w:gutter="0"/>
          <w:pgNumType w:fmt="lowerRoman" w:start="1"/>
          <w:cols w:space="720"/>
          <w:docGrid w:linePitch="360"/>
        </w:sectPr>
      </w:pPr>
      <w:r w:rsidRPr="00147529">
        <w:rPr>
          <w:noProof/>
        </w:rPr>
        <mc:AlternateContent>
          <mc:Choice Requires="wps">
            <w:drawing>
              <wp:anchor distT="0" distB="0" distL="114300" distR="114300" simplePos="0" relativeHeight="251658247" behindDoc="0" locked="0" layoutInCell="1" allowOverlap="1" wp14:anchorId="42D111F4" wp14:editId="35A269A0">
                <wp:simplePos x="0" y="0"/>
                <wp:positionH relativeFrom="page">
                  <wp:posOffset>78105</wp:posOffset>
                </wp:positionH>
                <wp:positionV relativeFrom="paragraph">
                  <wp:posOffset>-598805</wp:posOffset>
                </wp:positionV>
                <wp:extent cx="7743825" cy="85979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859790"/>
                        </a:xfrm>
                        <a:prstGeom prst="rect">
                          <a:avLst/>
                        </a:prstGeom>
                        <a:noFill/>
                        <a:ln w="9525">
                          <a:noFill/>
                          <a:miter lim="800000"/>
                          <a:headEnd/>
                          <a:tailEnd/>
                        </a:ln>
                      </wps:spPr>
                      <wps:txbx>
                        <w:txbxContent>
                          <w:p w:rsidR="00980A95" w:rsidRPr="009E7D1B" w:rsidRDefault="00980A95" w:rsidP="00147529">
                            <w:pPr>
                              <w:spacing w:line="240" w:lineRule="auto"/>
                              <w:ind w:left="86"/>
                              <w:jc w:val="center"/>
                              <w:rPr>
                                <w:rFonts w:ascii="Arial" w:hAnsi="Arial" w:cs="Arial"/>
                                <w:b/>
                                <w:color w:val="031D40"/>
                                <w:sz w:val="36"/>
                                <w:szCs w:val="36"/>
                              </w:rPr>
                            </w:pPr>
                            <w:r>
                              <w:rPr>
                                <w:rFonts w:ascii="Arial" w:hAnsi="Arial" w:cs="Arial"/>
                                <w:b/>
                                <w:color w:val="031D40"/>
                                <w:sz w:val="36"/>
                                <w:szCs w:val="36"/>
                              </w:rPr>
                              <w:t>Department of Veteran Affairs</w:t>
                            </w:r>
                            <w:r>
                              <w:rPr>
                                <w:rFonts w:ascii="Arial" w:hAnsi="Arial" w:cs="Arial"/>
                                <w:b/>
                                <w:color w:val="031D40"/>
                                <w:sz w:val="36"/>
                                <w:szCs w:val="36"/>
                              </w:rPr>
                              <w:br/>
                              <w:t>Technical Acquisition Center</w:t>
                            </w:r>
                            <w:r>
                              <w:rPr>
                                <w:rFonts w:ascii="Arial" w:hAnsi="Arial" w:cs="Arial"/>
                                <w:b/>
                                <w:color w:val="031D40"/>
                                <w:sz w:val="36"/>
                                <w:szCs w:val="36"/>
                              </w:rPr>
                              <w:br/>
                            </w:r>
                            <w:r w:rsidRPr="004433FB">
                              <w:rPr>
                                <w:rFonts w:ascii="Arial" w:hAnsi="Arial" w:cs="Arial"/>
                                <w:b/>
                                <w:color w:val="031D40"/>
                                <w:sz w:val="32"/>
                                <w:szCs w:val="36"/>
                              </w:rPr>
                              <w:t>OneVA Pharmacy Implementation</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xmlns:w15="http://schemas.microsoft.com/office/word/2012/wordml">
            <w:pict>
              <v:shapetype w14:anchorId="42D111F4" id="_x0000_t202" coordsize="21600,21600" o:spt="202" path="m,l,21600r21600,l21600,xe">
                <v:stroke joinstyle="miter"/>
                <v:path gradientshapeok="t" o:connecttype="rect"/>
              </v:shapetype>
              <v:shape id="Text Box 2" o:spid="_x0000_s1026" type="#_x0000_t202" style="position:absolute;margin-left:6.15pt;margin-top:-47.15pt;width:609.75pt;height:67.7pt;z-index:25165824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" filled="f" stroked="f">
                <v:textbox style="mso-fit-shape-to-text:t">
                  <w:txbxContent>
                    <w:p w:rsidR="00980A95" w:rsidRPr="009E7D1B" w:rsidRDefault="00980A95" w:rsidP="00147529">
                      <w:pPr>
                        <w:spacing w:line="240" w:lineRule="auto"/>
                        <w:ind w:left="86"/>
                        <w:jc w:val="center"/>
                        <w:rPr>
                          <w:rFonts w:ascii="Arial" w:hAnsi="Arial" w:cs="Arial"/>
                          <w:b/>
                          <w:color w:val="031D40"/>
                          <w:sz w:val="36"/>
                          <w:szCs w:val="36"/>
                        </w:rPr>
                      </w:pPr>
                      <w:r>
                        <w:rPr>
                          <w:rFonts w:ascii="Arial" w:hAnsi="Arial" w:cs="Arial"/>
                          <w:b/>
                          <w:color w:val="031D40"/>
                          <w:sz w:val="36"/>
                          <w:szCs w:val="36"/>
                        </w:rPr>
                        <w:t>Department of Veteran Affairs</w:t>
                      </w:r>
                      <w:r>
                        <w:rPr>
                          <w:rFonts w:ascii="Arial" w:hAnsi="Arial" w:cs="Arial"/>
                          <w:b/>
                          <w:color w:val="031D40"/>
                          <w:sz w:val="36"/>
                          <w:szCs w:val="36"/>
                        </w:rPr>
                        <w:br/>
                        <w:t>Technical Acquisition Center</w:t>
                      </w:r>
                      <w:r>
                        <w:rPr>
                          <w:rFonts w:ascii="Arial" w:hAnsi="Arial" w:cs="Arial"/>
                          <w:b/>
                          <w:color w:val="031D40"/>
                          <w:sz w:val="36"/>
                          <w:szCs w:val="36"/>
                        </w:rPr>
                        <w:br/>
                      </w:r>
                      <w:r w:rsidRPr="004433FB">
                        <w:rPr>
                          <w:rFonts w:ascii="Arial" w:hAnsi="Arial" w:cs="Arial"/>
                          <w:b/>
                          <w:color w:val="031D40"/>
                          <w:sz w:val="32"/>
                          <w:szCs w:val="36"/>
                        </w:rPr>
                        <w:t>OneVA Pharmacy Implementation</w:t>
                      </w:r>
                    </w:p>
                  </w:txbxContent>
                </v:textbox>
                <w10:wrap anchorx="page"/>
              </v:shape>
            </w:pict>
          </mc:Fallback>
        </mc:AlternateContent>
      </w:r>
      <w:r w:rsidRPr="00147529">
        <w:rPr>
          <w:noProof/>
        </w:rPr>
        <mc:AlternateContent>
          <mc:Choice Requires="wps">
            <w:drawing>
              <wp:anchor distT="0" distB="0" distL="114300" distR="114300" simplePos="0" relativeHeight="251658246" behindDoc="0" locked="0" layoutInCell="1" allowOverlap="1" wp14:anchorId="64C9FDF0" wp14:editId="30B14DA9">
                <wp:simplePos x="0" y="0"/>
                <wp:positionH relativeFrom="column">
                  <wp:posOffset>-835025</wp:posOffset>
                </wp:positionH>
                <wp:positionV relativeFrom="paragraph">
                  <wp:posOffset>262890</wp:posOffset>
                </wp:positionV>
                <wp:extent cx="7753350" cy="3143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0" cy="314325"/>
                        </a:xfrm>
                        <a:prstGeom prst="rect">
                          <a:avLst/>
                        </a:prstGeom>
                        <a:noFill/>
                        <a:ln w="9525">
                          <a:noFill/>
                          <a:miter lim="800000"/>
                          <a:headEnd/>
                          <a:tailEnd/>
                        </a:ln>
                      </wps:spPr>
                      <wps:txbx>
                        <w:txbxContent>
                          <w:p w:rsidR="00980A95" w:rsidRPr="008E06BB" w:rsidRDefault="00980A95" w:rsidP="00147529">
                            <w:pPr>
                              <w:spacing w:line="240" w:lineRule="auto"/>
                              <w:jc w:val="center"/>
                              <w:rPr>
                                <w:rFonts w:ascii="Arial" w:hAnsi="Arial" w:cs="Arial"/>
                                <w:b/>
                                <w:color w:val="031D40"/>
                                <w:sz w:val="32"/>
                                <w:szCs w:val="36"/>
                              </w:rPr>
                            </w:pPr>
                            <w:r w:rsidRPr="00DA7179">
                              <w:rPr>
                                <w:rFonts w:ascii="Arial" w:hAnsi="Arial" w:cs="Arial"/>
                                <w:b/>
                                <w:color w:val="031D40"/>
                                <w:sz w:val="32"/>
                                <w:szCs w:val="36"/>
                              </w:rPr>
                              <w:t>VA118-15-Q-0745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C9FDF0" id="_x0000_s1027" type="#_x0000_t202" style="position:absolute;margin-left:-65.75pt;margin-top:20.7pt;width:610.5pt;height:24.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" filled="f" stroked="f">
                <v:textbox>
                  <w:txbxContent>
                    <w:p w:rsidR="00980A95" w:rsidRPr="008E06BB" w:rsidRDefault="00980A95" w:rsidP="00147529">
                      <w:pPr>
                        <w:spacing w:line="240" w:lineRule="auto"/>
                        <w:jc w:val="center"/>
                        <w:rPr>
                          <w:rFonts w:ascii="Arial" w:hAnsi="Arial" w:cs="Arial"/>
                          <w:b/>
                          <w:color w:val="031D40"/>
                          <w:sz w:val="32"/>
                          <w:szCs w:val="36"/>
                        </w:rPr>
                      </w:pPr>
                      <w:r w:rsidRPr="00DA7179">
                        <w:rPr>
                          <w:rFonts w:ascii="Arial" w:hAnsi="Arial" w:cs="Arial"/>
                          <w:b/>
                          <w:color w:val="031D40"/>
                          <w:sz w:val="32"/>
                          <w:szCs w:val="36"/>
                        </w:rPr>
                        <w:t>VA118-15-Q-0745</w:t>
                      </w:r>
                    </w:p>
                  </w:txbxContent>
                </v:textbox>
              </v:shape>
            </w:pict>
          </mc:Fallback>
        </mc:AlternateContent>
      </w:r>
      <w:r w:rsidR="00147529" w:rsidRPr="00147529">
        <w:rPr>
          <w:noProof/>
        </w:rPr>
        <mc:AlternateContent>
          <mc:Choice Requires="wpg">
            <w:drawing>
              <wp:anchor distT="0" distB="0" distL="114300" distR="114300" simplePos="0" relativeHeight="251658243" behindDoc="0" locked="0" layoutInCell="1" allowOverlap="1" wp14:anchorId="6B7B78F7" wp14:editId="1308BA05">
                <wp:simplePos x="0" y="0"/>
                <wp:positionH relativeFrom="column">
                  <wp:posOffset>2510213</wp:posOffset>
                </wp:positionH>
                <wp:positionV relativeFrom="paragraph">
                  <wp:posOffset>4580486</wp:posOffset>
                </wp:positionV>
                <wp:extent cx="3943350" cy="332295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943350" cy="3322955"/>
                          <a:chOff x="-57162" y="171449"/>
                          <a:chExt cx="3838587" cy="2911757"/>
                        </a:xfrm>
                      </wpg:grpSpPr>
                      <wps:wsp>
                        <wps:cNvPr id="217" name="Text Box 2"/>
                        <wps:cNvSpPr txBox="1">
                          <a:spLocks noChangeArrowheads="1"/>
                        </wps:cNvSpPr>
                        <wps:spPr bwMode="auto">
                          <a:xfrm>
                            <a:off x="-57162" y="171449"/>
                            <a:ext cx="3782059" cy="892456"/>
                          </a:xfrm>
                          <a:prstGeom prst="rect">
                            <a:avLst/>
                          </a:prstGeom>
                          <a:noFill/>
                          <a:ln w="9525">
                            <a:noFill/>
                            <a:miter lim="800000"/>
                            <a:headEnd/>
                            <a:tailEnd/>
                          </a:ln>
                        </wps:spPr>
                        <wps:txbx>
                          <w:txbxContent>
                            <w:p w:rsidR="00980A95" w:rsidRPr="002A6570" w:rsidRDefault="00980A95" w:rsidP="00D80E05">
                              <w:pPr>
                                <w:tabs>
                                  <w:tab w:val="left" w:pos="1890"/>
                                </w:tabs>
                                <w:spacing w:line="240" w:lineRule="auto"/>
                                <w:rPr>
                                  <w:rFonts w:ascii="Arial" w:hAnsi="Arial" w:cs="Arial"/>
                                  <w:color w:val="FFFFFF" w:themeColor="background1"/>
                                  <w:sz w:val="20"/>
                                  <w:szCs w:val="20"/>
                                </w:rPr>
                              </w:pPr>
                              <w:r>
                                <w:rPr>
                                  <w:rFonts w:ascii="Arial" w:hAnsi="Arial" w:cs="Arial"/>
                                  <w:i/>
                                  <w:color w:val="FFFFFF" w:themeColor="background1"/>
                                  <w:sz w:val="20"/>
                                  <w:szCs w:val="20"/>
                                </w:rPr>
                                <w:t xml:space="preserve">Submitted to: </w:t>
                              </w:r>
                              <w:r>
                                <w:rPr>
                                  <w:rFonts w:ascii="Arial" w:hAnsi="Arial" w:cs="Arial"/>
                                  <w:i/>
                                  <w:color w:val="FFFFFF" w:themeColor="background1"/>
                                  <w:sz w:val="20"/>
                                  <w:szCs w:val="20"/>
                                </w:rPr>
                                <w:tab/>
                              </w:r>
                              <w:r>
                                <w:rPr>
                                  <w:rFonts w:ascii="Arial" w:hAnsi="Arial" w:cs="Arial"/>
                                  <w:color w:val="FFFFFF" w:themeColor="background1"/>
                                  <w:sz w:val="20"/>
                                  <w:szCs w:val="20"/>
                                </w:rPr>
                                <w:t>Department of Veteran Affairs</w:t>
                              </w:r>
                              <w:r>
                                <w:rPr>
                                  <w:rFonts w:ascii="Arial" w:hAnsi="Arial" w:cs="Arial"/>
                                  <w:color w:val="FFFFFF" w:themeColor="background1"/>
                                  <w:sz w:val="20"/>
                                  <w:szCs w:val="20"/>
                                </w:rPr>
                                <w:br/>
                              </w:r>
                              <w:r>
                                <w:rPr>
                                  <w:rFonts w:ascii="Arial" w:hAnsi="Arial" w:cs="Arial"/>
                                  <w:color w:val="FFFFFF" w:themeColor="background1"/>
                                  <w:sz w:val="20"/>
                                  <w:szCs w:val="20"/>
                                </w:rPr>
                                <w:tab/>
                                <w:t>Technical Acquisition Center</w:t>
                              </w:r>
                            </w:p>
                            <w:p w:rsidR="00980A95" w:rsidRDefault="00980A95" w:rsidP="00D80E05">
                              <w:pPr>
                                <w:tabs>
                                  <w:tab w:val="left" w:pos="1890"/>
                                </w:tabs>
                                <w:spacing w:line="240" w:lineRule="auto"/>
                                <w:rPr>
                                  <w:rFonts w:ascii="Arial" w:hAnsi="Arial" w:cs="Arial"/>
                                  <w:color w:val="FFFFFF" w:themeColor="background1"/>
                                  <w:sz w:val="20"/>
                                  <w:szCs w:val="20"/>
                                </w:rPr>
                              </w:pPr>
                              <w:r w:rsidRPr="002A6570">
                                <w:rPr>
                                  <w:rFonts w:ascii="Arial" w:hAnsi="Arial" w:cs="Arial"/>
                                  <w:color w:val="FFFFFF" w:themeColor="background1"/>
                                  <w:sz w:val="20"/>
                                  <w:szCs w:val="20"/>
                                </w:rPr>
                                <w:tab/>
                              </w:r>
                              <w:r w:rsidRPr="006B47DA">
                                <w:rPr>
                                  <w:rFonts w:ascii="Arial" w:hAnsi="Arial" w:cs="Arial"/>
                                  <w:color w:val="FFFFFF" w:themeColor="background1"/>
                                  <w:sz w:val="20"/>
                                  <w:szCs w:val="20"/>
                                </w:rPr>
                                <w:t>23 Christopher Way</w:t>
                              </w:r>
                            </w:p>
                            <w:p w:rsidR="00980A95" w:rsidRPr="00246377" w:rsidRDefault="00980A95" w:rsidP="00D80E05">
                              <w:pPr>
                                <w:tabs>
                                  <w:tab w:val="left" w:pos="1890"/>
                                </w:tabs>
                                <w:spacing w:line="240" w:lineRule="auto"/>
                                <w:rPr>
                                  <w:rFonts w:ascii="Arial" w:hAnsi="Arial" w:cs="Arial"/>
                                  <w:color w:val="FFFFFF" w:themeColor="background1"/>
                                  <w:sz w:val="20"/>
                                  <w:szCs w:val="20"/>
                                </w:rPr>
                              </w:pPr>
                              <w:r>
                                <w:rPr>
                                  <w:rFonts w:ascii="Arial" w:hAnsi="Arial" w:cs="Arial"/>
                                  <w:color w:val="FFFFFF" w:themeColor="background1"/>
                                  <w:sz w:val="20"/>
                                  <w:szCs w:val="20"/>
                                </w:rPr>
                                <w:tab/>
                              </w:r>
                              <w:r w:rsidRPr="006B47DA">
                                <w:rPr>
                                  <w:rFonts w:ascii="Arial" w:hAnsi="Arial" w:cs="Arial"/>
                                  <w:color w:val="FFFFFF" w:themeColor="background1"/>
                                  <w:sz w:val="20"/>
                                  <w:szCs w:val="20"/>
                                </w:rPr>
                                <w:t>Eatontown N</w:t>
                              </w:r>
                              <w:r>
                                <w:rPr>
                                  <w:rFonts w:ascii="Arial" w:hAnsi="Arial" w:cs="Arial"/>
                                  <w:color w:val="FFFFFF" w:themeColor="background1"/>
                                  <w:sz w:val="20"/>
                                  <w:szCs w:val="20"/>
                                </w:rPr>
                                <w:t xml:space="preserve">ew </w:t>
                              </w:r>
                              <w:r w:rsidRPr="006B47DA">
                                <w:rPr>
                                  <w:rFonts w:ascii="Arial" w:hAnsi="Arial" w:cs="Arial"/>
                                  <w:color w:val="FFFFFF" w:themeColor="background1"/>
                                  <w:sz w:val="20"/>
                                  <w:szCs w:val="20"/>
                                </w:rPr>
                                <w:t>J</w:t>
                              </w:r>
                              <w:r>
                                <w:rPr>
                                  <w:rFonts w:ascii="Arial" w:hAnsi="Arial" w:cs="Arial"/>
                                  <w:color w:val="FFFFFF" w:themeColor="background1"/>
                                  <w:sz w:val="20"/>
                                  <w:szCs w:val="20"/>
                                </w:rPr>
                                <w:t xml:space="preserve">ersey </w:t>
                              </w:r>
                              <w:r w:rsidRPr="006B47DA">
                                <w:rPr>
                                  <w:rFonts w:ascii="Arial" w:hAnsi="Arial" w:cs="Arial"/>
                                  <w:color w:val="FFFFFF" w:themeColor="background1"/>
                                  <w:sz w:val="20"/>
                                  <w:szCs w:val="20"/>
                                </w:rPr>
                                <w:t>07724</w:t>
                              </w:r>
                            </w:p>
                            <w:p w:rsidR="00980A95" w:rsidRPr="00246377" w:rsidRDefault="00980A95" w:rsidP="00147529">
                              <w:pPr>
                                <w:tabs>
                                  <w:tab w:val="left" w:pos="1800"/>
                                </w:tabs>
                                <w:rPr>
                                  <w:rFonts w:ascii="Arial" w:hAnsi="Arial" w:cs="Arial"/>
                                  <w:color w:val="FFFFFF" w:themeColor="background1"/>
                                  <w:sz w:val="20"/>
                                  <w:szCs w:val="20"/>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0" y="1063906"/>
                            <a:ext cx="3781425" cy="2019300"/>
                          </a:xfrm>
                          <a:prstGeom prst="rect">
                            <a:avLst/>
                          </a:prstGeom>
                          <a:noFill/>
                          <a:ln w="9525">
                            <a:noFill/>
                            <a:miter lim="800000"/>
                            <a:headEnd/>
                            <a:tailEnd/>
                          </a:ln>
                        </wps:spPr>
                        <wps:txbx>
                          <w:txbxContent>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sidRPr="00246377">
                                <w:rPr>
                                  <w:rFonts w:ascii="Arial" w:hAnsi="Arial" w:cs="Arial"/>
                                  <w:i/>
                                  <w:color w:val="FFFFFF" w:themeColor="background1"/>
                                  <w:sz w:val="20"/>
                                  <w:szCs w:val="20"/>
                                </w:rPr>
                                <w:t xml:space="preserve">Submitted </w:t>
                              </w:r>
                              <w:r>
                                <w:rPr>
                                  <w:rFonts w:ascii="Arial" w:hAnsi="Arial" w:cs="Arial"/>
                                  <w:i/>
                                  <w:color w:val="FFFFFF" w:themeColor="background1"/>
                                  <w:sz w:val="20"/>
                                  <w:szCs w:val="20"/>
                                </w:rPr>
                                <w:t>by</w:t>
                              </w:r>
                              <w:r w:rsidRPr="00246377">
                                <w:rPr>
                                  <w:rFonts w:ascii="Arial" w:hAnsi="Arial" w:cs="Arial"/>
                                  <w:color w:val="FFFFFF" w:themeColor="background1"/>
                                  <w:sz w:val="20"/>
                                  <w:szCs w:val="20"/>
                                </w:rPr>
                                <w:t xml:space="preserve"> </w:t>
                              </w:r>
                              <w:r w:rsidRPr="00246377">
                                <w:rPr>
                                  <w:rFonts w:ascii="Arial" w:hAnsi="Arial" w:cs="Arial"/>
                                  <w:color w:val="FFFFFF" w:themeColor="background1"/>
                                  <w:sz w:val="20"/>
                                  <w:szCs w:val="20"/>
                                </w:rPr>
                                <w:tab/>
                              </w:r>
                              <w:r w:rsidRPr="000223A4">
                                <w:rPr>
                                  <w:rFonts w:ascii="Arial" w:hAnsi="Arial" w:cs="Arial"/>
                                  <w:color w:val="FFFFFF" w:themeColor="background1"/>
                                  <w:sz w:val="20"/>
                                  <w:szCs w:val="20"/>
                                </w:rPr>
                                <w:t>Business Information Technology Solutions</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3190 Fairview Park Dr</w:t>
                              </w:r>
                              <w:r>
                                <w:rPr>
                                  <w:rFonts w:ascii="Arial" w:hAnsi="Arial" w:cs="Arial"/>
                                  <w:color w:val="FFFFFF" w:themeColor="background1"/>
                                  <w:sz w:val="20"/>
                                  <w:szCs w:val="20"/>
                                </w:rPr>
                                <w:t xml:space="preserve">ive, </w:t>
                              </w:r>
                              <w:r w:rsidRPr="00DB074B">
                                <w:rPr>
                                  <w:rFonts w:ascii="Arial" w:hAnsi="Arial" w:cs="Arial"/>
                                  <w:color w:val="FFFFFF" w:themeColor="background1"/>
                                  <w:sz w:val="20"/>
                                  <w:szCs w:val="20"/>
                                </w:rPr>
                                <w:t>Suite 350</w:t>
                              </w:r>
                              <w:r>
                                <w:rPr>
                                  <w:rFonts w:ascii="Arial" w:hAnsi="Arial" w:cs="Arial"/>
                                  <w:color w:val="FFFFFF" w:themeColor="background1"/>
                                  <w:sz w:val="20"/>
                                  <w:szCs w:val="20"/>
                                </w:rPr>
                                <w:t xml:space="preserve"> </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Falls Church, Virginia 22042</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p>
                            <w:p w:rsidR="00980A95" w:rsidRDefault="00980A95" w:rsidP="00147529">
                              <w:pPr>
                                <w:tabs>
                                  <w:tab w:val="left" w:pos="1800"/>
                                </w:tabs>
                                <w:spacing w:line="240" w:lineRule="auto"/>
                                <w:ind w:left="1800" w:hanging="1800"/>
                                <w:rPr>
                                  <w:rFonts w:ascii="Arial" w:hAnsi="Arial" w:cs="Arial"/>
                                  <w:color w:val="FFFFFF" w:themeColor="background1"/>
                                  <w:sz w:val="20"/>
                                  <w:szCs w:val="20"/>
                                </w:rPr>
                              </w:pPr>
                              <w:r>
                                <w:rPr>
                                  <w:rFonts w:ascii="Arial" w:hAnsi="Arial" w:cs="Arial"/>
                                  <w:i/>
                                  <w:color w:val="FFFFFF" w:themeColor="background1"/>
                                  <w:sz w:val="20"/>
                                  <w:szCs w:val="20"/>
                                </w:rPr>
                                <w:t>Point of Contact</w:t>
                              </w:r>
                              <w:r>
                                <w:rPr>
                                  <w:rFonts w:ascii="Arial" w:hAnsi="Arial" w:cs="Arial"/>
                                  <w:color w:val="FFFFFF" w:themeColor="background1"/>
                                  <w:sz w:val="20"/>
                                  <w:szCs w:val="20"/>
                                </w:rPr>
                                <w:tab/>
                                <w:t>Dan McCarron | VP, Health Solutions</w:t>
                              </w:r>
                              <w:r>
                                <w:rPr>
                                  <w:rFonts w:ascii="Arial" w:hAnsi="Arial" w:cs="Arial"/>
                                  <w:color w:val="FFFFFF" w:themeColor="background1"/>
                                  <w:sz w:val="20"/>
                                  <w:szCs w:val="20"/>
                                </w:rPr>
                                <w:br/>
                                <w:t xml:space="preserve">email: </w:t>
                              </w:r>
                              <w:r w:rsidRPr="00751FF6">
                                <w:rPr>
                                  <w:rFonts w:ascii="Arial" w:hAnsi="Arial" w:cs="Arial"/>
                                  <w:color w:val="FFFFFF" w:themeColor="background1"/>
                                  <w:sz w:val="20"/>
                                  <w:szCs w:val="20"/>
                                </w:rPr>
                                <w:t>dmccarron@thebitsgroup.com</w:t>
                              </w:r>
                            </w:p>
                            <w:p w:rsidR="00980A95" w:rsidRDefault="00980A95" w:rsidP="00147529">
                              <w:pPr>
                                <w:tabs>
                                  <w:tab w:val="left" w:pos="1800"/>
                                </w:tabs>
                                <w:spacing w:line="240" w:lineRule="auto"/>
                                <w:ind w:left="1800" w:hanging="1800"/>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 xml:space="preserve">(703) 740-8755 </w:t>
                              </w:r>
                              <w:r>
                                <w:rPr>
                                  <w:rFonts w:ascii="Arial" w:hAnsi="Arial" w:cs="Arial"/>
                                  <w:color w:val="FFFFFF" w:themeColor="background1"/>
                                  <w:sz w:val="20"/>
                                  <w:szCs w:val="20"/>
                                </w:rPr>
                                <w:t xml:space="preserve">[o] | </w:t>
                              </w:r>
                              <w:r w:rsidRPr="00DB074B">
                                <w:rPr>
                                  <w:rFonts w:ascii="Arial" w:hAnsi="Arial" w:cs="Arial"/>
                                  <w:color w:val="FFFFFF" w:themeColor="background1"/>
                                  <w:sz w:val="20"/>
                                  <w:szCs w:val="20"/>
                                </w:rPr>
                                <w:t>(540) 446-6415</w:t>
                              </w:r>
                              <w:r>
                                <w:rPr>
                                  <w:rFonts w:ascii="Arial" w:hAnsi="Arial" w:cs="Arial"/>
                                  <w:color w:val="FFFFFF" w:themeColor="background1"/>
                                  <w:sz w:val="20"/>
                                  <w:szCs w:val="20"/>
                                </w:rPr>
                                <w:t xml:space="preserve"> [c]</w:t>
                              </w:r>
                            </w:p>
                            <w:p w:rsidR="00980A95" w:rsidRPr="00246377" w:rsidRDefault="00980A95" w:rsidP="00147529">
                              <w:pPr>
                                <w:tabs>
                                  <w:tab w:val="left" w:pos="1800"/>
                                </w:tabs>
                                <w:rPr>
                                  <w:rFonts w:ascii="Arial" w:hAnsi="Arial" w:cs="Arial"/>
                                  <w:color w:val="FFFFFF" w:themeColor="background1"/>
                                  <w:sz w:val="20"/>
                                  <w:szCs w:val="20"/>
                                </w:rPr>
                              </w:pPr>
                              <w:r>
                                <w:rPr>
                                  <w:rFonts w:ascii="Arial" w:hAnsi="Arial" w:cs="Arial"/>
                                  <w:color w:val="FFFFFF" w:themeColor="background1"/>
                                  <w:sz w:val="20"/>
                                  <w:szCs w:val="20"/>
                                </w:rPr>
                                <w:br/>
                              </w:r>
                              <w:r w:rsidRPr="00383945">
                                <w:rPr>
                                  <w:rFonts w:ascii="Arial" w:hAnsi="Arial" w:cs="Arial"/>
                                  <w:i/>
                                  <w:color w:val="FFFFFF" w:themeColor="background1"/>
                                  <w:sz w:val="20"/>
                                  <w:szCs w:val="20"/>
                                </w:rPr>
                                <w:t>DUNS</w:t>
                              </w:r>
                              <w:r>
                                <w:rPr>
                                  <w:rFonts w:ascii="Arial" w:hAnsi="Arial" w:cs="Arial"/>
                                  <w:color w:val="FFFFFF" w:themeColor="background1"/>
                                  <w:sz w:val="20"/>
                                  <w:szCs w:val="20"/>
                                </w:rPr>
                                <w:tab/>
                              </w:r>
                              <w:r w:rsidRPr="00246377">
                                <w:rPr>
                                  <w:rFonts w:ascii="Arial" w:hAnsi="Arial" w:cs="Arial"/>
                                  <w:color w:val="FFFFFF" w:themeColor="background1"/>
                                  <w:sz w:val="20"/>
                                  <w:szCs w:val="20"/>
                                </w:rPr>
                                <w:t>169939688</w:t>
                              </w:r>
                              <w:r>
                                <w:rPr>
                                  <w:rFonts w:ascii="Arial" w:hAnsi="Arial" w:cs="Arial"/>
                                  <w:color w:val="FFFFFF" w:themeColor="background1"/>
                                  <w:sz w:val="20"/>
                                  <w:szCs w:val="20"/>
                                </w:rPr>
                                <w:br/>
                              </w:r>
                              <w:r w:rsidRPr="00383945">
                                <w:rPr>
                                  <w:rFonts w:ascii="Arial" w:hAnsi="Arial" w:cs="Arial"/>
                                  <w:i/>
                                  <w:color w:val="FFFFFF" w:themeColor="background1"/>
                                  <w:sz w:val="20"/>
                                  <w:szCs w:val="20"/>
                                </w:rPr>
                                <w:t>Federal ID</w:t>
                              </w:r>
                              <w:r>
                                <w:rPr>
                                  <w:rFonts w:ascii="Arial" w:hAnsi="Arial" w:cs="Arial"/>
                                  <w:color w:val="FFFFFF" w:themeColor="background1"/>
                                  <w:sz w:val="20"/>
                                  <w:szCs w:val="20"/>
                                </w:rPr>
                                <w:tab/>
                              </w:r>
                              <w:r w:rsidRPr="00246377">
                                <w:rPr>
                                  <w:rFonts w:ascii="Arial" w:hAnsi="Arial" w:cs="Arial"/>
                                  <w:color w:val="FFFFFF" w:themeColor="background1"/>
                                  <w:sz w:val="20"/>
                                  <w:szCs w:val="20"/>
                                </w:rPr>
                                <w:t>20-0096487</w:t>
                              </w:r>
                              <w:r>
                                <w:rPr>
                                  <w:rFonts w:ascii="Arial" w:hAnsi="Arial" w:cs="Arial"/>
                                  <w:color w:val="FFFFFF" w:themeColor="background1"/>
                                  <w:sz w:val="20"/>
                                  <w:szCs w:val="20"/>
                                </w:rPr>
                                <w:br/>
                              </w:r>
                              <w:r w:rsidRPr="00383945">
                                <w:rPr>
                                  <w:rFonts w:ascii="Arial" w:hAnsi="Arial" w:cs="Arial"/>
                                  <w:i/>
                                  <w:color w:val="FFFFFF" w:themeColor="background1"/>
                                  <w:sz w:val="20"/>
                                  <w:szCs w:val="20"/>
                                </w:rPr>
                                <w:t>CAGE Code</w:t>
                              </w:r>
                              <w:r>
                                <w:rPr>
                                  <w:rFonts w:ascii="Arial" w:hAnsi="Arial" w:cs="Arial"/>
                                  <w:color w:val="FFFFFF" w:themeColor="background1"/>
                                  <w:sz w:val="20"/>
                                  <w:szCs w:val="20"/>
                                </w:rPr>
                                <w:tab/>
                              </w:r>
                              <w:r w:rsidRPr="00246377">
                                <w:rPr>
                                  <w:rFonts w:ascii="Arial" w:hAnsi="Arial" w:cs="Arial"/>
                                  <w:color w:val="FFFFFF" w:themeColor="background1"/>
                                  <w:sz w:val="20"/>
                                  <w:szCs w:val="20"/>
                                </w:rPr>
                                <w:t>33JP4</w:t>
                              </w:r>
                              <w:r>
                                <w:rPr>
                                  <w:rFonts w:ascii="Arial" w:hAnsi="Arial" w:cs="Arial"/>
                                  <w:color w:val="FFFFFF" w:themeColor="background1"/>
                                  <w:sz w:val="20"/>
                                  <w:szCs w:val="20"/>
                                </w:rPr>
                                <w:br/>
                              </w:r>
                              <w:r w:rsidRPr="00383945">
                                <w:rPr>
                                  <w:rFonts w:ascii="Arial" w:hAnsi="Arial" w:cs="Arial"/>
                                  <w:i/>
                                  <w:color w:val="FFFFFF" w:themeColor="background1"/>
                                  <w:sz w:val="20"/>
                                  <w:szCs w:val="20"/>
                                </w:rPr>
                                <w:t>Classificatio</w:t>
                              </w:r>
                              <w:r>
                                <w:rPr>
                                  <w:rFonts w:ascii="Arial" w:hAnsi="Arial" w:cs="Arial"/>
                                  <w:color w:val="FFFFFF" w:themeColor="background1"/>
                                  <w:sz w:val="20"/>
                                  <w:szCs w:val="20"/>
                                </w:rPr>
                                <w:t>n</w:t>
                              </w:r>
                              <w:r>
                                <w:rPr>
                                  <w:rFonts w:ascii="Arial" w:hAnsi="Arial" w:cs="Arial"/>
                                  <w:color w:val="FFFFFF" w:themeColor="background1"/>
                                  <w:sz w:val="20"/>
                                  <w:szCs w:val="20"/>
                                </w:rPr>
                                <w:tab/>
                                <w:t>SDVOSB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B7B78F7" id="Group 10" o:spid="_x0000_s1028" style="position:absolute;margin-left:197.65pt;margin-top:360.65pt;width:310.5pt;height:261.65pt;z-index:251658243;mso-width-relative:margin;mso-height-relative:margin" coordorigin="-571,1714" coordsize="38385,2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">
                <v:shape id="_x0000_s1029" type="#_x0000_t202" style="position:absolute;left:-571;top:1714;width:37819;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980A95" w:rsidRPr="002A6570" w:rsidRDefault="00980A95" w:rsidP="00D80E05">
                        <w:pPr>
                          <w:tabs>
                            <w:tab w:val="left" w:pos="1890"/>
                          </w:tabs>
                          <w:spacing w:line="240" w:lineRule="auto"/>
                          <w:rPr>
                            <w:rFonts w:ascii="Arial" w:hAnsi="Arial" w:cs="Arial"/>
                            <w:color w:val="FFFFFF" w:themeColor="background1"/>
                            <w:sz w:val="20"/>
                            <w:szCs w:val="20"/>
                          </w:rPr>
                        </w:pPr>
                        <w:r>
                          <w:rPr>
                            <w:rFonts w:ascii="Arial" w:hAnsi="Arial" w:cs="Arial"/>
                            <w:i/>
                            <w:color w:val="FFFFFF" w:themeColor="background1"/>
                            <w:sz w:val="20"/>
                            <w:szCs w:val="20"/>
                          </w:rPr>
                          <w:t xml:space="preserve">Submitted to: </w:t>
                        </w:r>
                        <w:r>
                          <w:rPr>
                            <w:rFonts w:ascii="Arial" w:hAnsi="Arial" w:cs="Arial"/>
                            <w:i/>
                            <w:color w:val="FFFFFF" w:themeColor="background1"/>
                            <w:sz w:val="20"/>
                            <w:szCs w:val="20"/>
                          </w:rPr>
                          <w:tab/>
                        </w:r>
                        <w:r>
                          <w:rPr>
                            <w:rFonts w:ascii="Arial" w:hAnsi="Arial" w:cs="Arial"/>
                            <w:color w:val="FFFFFF" w:themeColor="background1"/>
                            <w:sz w:val="20"/>
                            <w:szCs w:val="20"/>
                          </w:rPr>
                          <w:t>Department of Veteran Affairs</w:t>
                        </w:r>
                        <w:r>
                          <w:rPr>
                            <w:rFonts w:ascii="Arial" w:hAnsi="Arial" w:cs="Arial"/>
                            <w:color w:val="FFFFFF" w:themeColor="background1"/>
                            <w:sz w:val="20"/>
                            <w:szCs w:val="20"/>
                          </w:rPr>
                          <w:br/>
                        </w:r>
                        <w:r>
                          <w:rPr>
                            <w:rFonts w:ascii="Arial" w:hAnsi="Arial" w:cs="Arial"/>
                            <w:color w:val="FFFFFF" w:themeColor="background1"/>
                            <w:sz w:val="20"/>
                            <w:szCs w:val="20"/>
                          </w:rPr>
                          <w:tab/>
                          <w:t>Technical Acquisition Center</w:t>
                        </w:r>
                      </w:p>
                      <w:p w:rsidR="00980A95" w:rsidRDefault="00980A95" w:rsidP="00D80E05">
                        <w:pPr>
                          <w:tabs>
                            <w:tab w:val="left" w:pos="1890"/>
                          </w:tabs>
                          <w:spacing w:line="240" w:lineRule="auto"/>
                          <w:rPr>
                            <w:rFonts w:ascii="Arial" w:hAnsi="Arial" w:cs="Arial"/>
                            <w:color w:val="FFFFFF" w:themeColor="background1"/>
                            <w:sz w:val="20"/>
                            <w:szCs w:val="20"/>
                          </w:rPr>
                        </w:pPr>
                        <w:r w:rsidRPr="002A6570">
                          <w:rPr>
                            <w:rFonts w:ascii="Arial" w:hAnsi="Arial" w:cs="Arial"/>
                            <w:color w:val="FFFFFF" w:themeColor="background1"/>
                            <w:sz w:val="20"/>
                            <w:szCs w:val="20"/>
                          </w:rPr>
                          <w:tab/>
                        </w:r>
                        <w:r w:rsidRPr="006B47DA">
                          <w:rPr>
                            <w:rFonts w:ascii="Arial" w:hAnsi="Arial" w:cs="Arial"/>
                            <w:color w:val="FFFFFF" w:themeColor="background1"/>
                            <w:sz w:val="20"/>
                            <w:szCs w:val="20"/>
                          </w:rPr>
                          <w:t>23 Christopher Way</w:t>
                        </w:r>
                      </w:p>
                      <w:p w:rsidR="00980A95" w:rsidRPr="00246377" w:rsidRDefault="00980A95" w:rsidP="00D80E05">
                        <w:pPr>
                          <w:tabs>
                            <w:tab w:val="left" w:pos="1890"/>
                          </w:tabs>
                          <w:spacing w:line="240" w:lineRule="auto"/>
                          <w:rPr>
                            <w:rFonts w:ascii="Arial" w:hAnsi="Arial" w:cs="Arial"/>
                            <w:color w:val="FFFFFF" w:themeColor="background1"/>
                            <w:sz w:val="20"/>
                            <w:szCs w:val="20"/>
                          </w:rPr>
                        </w:pPr>
                        <w:r>
                          <w:rPr>
                            <w:rFonts w:ascii="Arial" w:hAnsi="Arial" w:cs="Arial"/>
                            <w:color w:val="FFFFFF" w:themeColor="background1"/>
                            <w:sz w:val="20"/>
                            <w:szCs w:val="20"/>
                          </w:rPr>
                          <w:tab/>
                        </w:r>
                        <w:r w:rsidRPr="006B47DA">
                          <w:rPr>
                            <w:rFonts w:ascii="Arial" w:hAnsi="Arial" w:cs="Arial"/>
                            <w:color w:val="FFFFFF" w:themeColor="background1"/>
                            <w:sz w:val="20"/>
                            <w:szCs w:val="20"/>
                          </w:rPr>
                          <w:t>Eatontown N</w:t>
                        </w:r>
                        <w:r>
                          <w:rPr>
                            <w:rFonts w:ascii="Arial" w:hAnsi="Arial" w:cs="Arial"/>
                            <w:color w:val="FFFFFF" w:themeColor="background1"/>
                            <w:sz w:val="20"/>
                            <w:szCs w:val="20"/>
                          </w:rPr>
                          <w:t xml:space="preserve">ew </w:t>
                        </w:r>
                        <w:r w:rsidRPr="006B47DA">
                          <w:rPr>
                            <w:rFonts w:ascii="Arial" w:hAnsi="Arial" w:cs="Arial"/>
                            <w:color w:val="FFFFFF" w:themeColor="background1"/>
                            <w:sz w:val="20"/>
                            <w:szCs w:val="20"/>
                          </w:rPr>
                          <w:t>J</w:t>
                        </w:r>
                        <w:r>
                          <w:rPr>
                            <w:rFonts w:ascii="Arial" w:hAnsi="Arial" w:cs="Arial"/>
                            <w:color w:val="FFFFFF" w:themeColor="background1"/>
                            <w:sz w:val="20"/>
                            <w:szCs w:val="20"/>
                          </w:rPr>
                          <w:t xml:space="preserve">ersey </w:t>
                        </w:r>
                        <w:r w:rsidRPr="006B47DA">
                          <w:rPr>
                            <w:rFonts w:ascii="Arial" w:hAnsi="Arial" w:cs="Arial"/>
                            <w:color w:val="FFFFFF" w:themeColor="background1"/>
                            <w:sz w:val="20"/>
                            <w:szCs w:val="20"/>
                          </w:rPr>
                          <w:t>07724</w:t>
                        </w:r>
                      </w:p>
                      <w:p w:rsidR="00980A95" w:rsidRPr="00246377" w:rsidRDefault="00980A95" w:rsidP="00147529">
                        <w:pPr>
                          <w:tabs>
                            <w:tab w:val="left" w:pos="1800"/>
                          </w:tabs>
                          <w:rPr>
                            <w:rFonts w:ascii="Arial" w:hAnsi="Arial" w:cs="Arial"/>
                            <w:color w:val="FFFFFF" w:themeColor="background1"/>
                            <w:sz w:val="20"/>
                            <w:szCs w:val="20"/>
                          </w:rPr>
                        </w:pPr>
                      </w:p>
                    </w:txbxContent>
                  </v:textbox>
                </v:shape>
                <v:shape id="_x0000_s1030" type="#_x0000_t202" style="position:absolute;top:10639;width:37814;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sidRPr="00246377">
                          <w:rPr>
                            <w:rFonts w:ascii="Arial" w:hAnsi="Arial" w:cs="Arial"/>
                            <w:i/>
                            <w:color w:val="FFFFFF" w:themeColor="background1"/>
                            <w:sz w:val="20"/>
                            <w:szCs w:val="20"/>
                          </w:rPr>
                          <w:t xml:space="preserve">Submitted </w:t>
                        </w:r>
                        <w:r>
                          <w:rPr>
                            <w:rFonts w:ascii="Arial" w:hAnsi="Arial" w:cs="Arial"/>
                            <w:i/>
                            <w:color w:val="FFFFFF" w:themeColor="background1"/>
                            <w:sz w:val="20"/>
                            <w:szCs w:val="20"/>
                          </w:rPr>
                          <w:t>by</w:t>
                        </w:r>
                        <w:r w:rsidRPr="00246377">
                          <w:rPr>
                            <w:rFonts w:ascii="Arial" w:hAnsi="Arial" w:cs="Arial"/>
                            <w:color w:val="FFFFFF" w:themeColor="background1"/>
                            <w:sz w:val="20"/>
                            <w:szCs w:val="20"/>
                          </w:rPr>
                          <w:t xml:space="preserve"> </w:t>
                        </w:r>
                        <w:r w:rsidRPr="00246377">
                          <w:rPr>
                            <w:rFonts w:ascii="Arial" w:hAnsi="Arial" w:cs="Arial"/>
                            <w:color w:val="FFFFFF" w:themeColor="background1"/>
                            <w:sz w:val="20"/>
                            <w:szCs w:val="20"/>
                          </w:rPr>
                          <w:tab/>
                        </w:r>
                        <w:r w:rsidRPr="000223A4">
                          <w:rPr>
                            <w:rFonts w:ascii="Arial" w:hAnsi="Arial" w:cs="Arial"/>
                            <w:color w:val="FFFFFF" w:themeColor="background1"/>
                            <w:sz w:val="20"/>
                            <w:szCs w:val="20"/>
                          </w:rPr>
                          <w:t>Business Information Technology Solutions</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3190 Fairview Park Dr</w:t>
                        </w:r>
                        <w:r>
                          <w:rPr>
                            <w:rFonts w:ascii="Arial" w:hAnsi="Arial" w:cs="Arial"/>
                            <w:color w:val="FFFFFF" w:themeColor="background1"/>
                            <w:sz w:val="20"/>
                            <w:szCs w:val="20"/>
                          </w:rPr>
                          <w:t xml:space="preserve">ive, </w:t>
                        </w:r>
                        <w:r w:rsidRPr="00DB074B">
                          <w:rPr>
                            <w:rFonts w:ascii="Arial" w:hAnsi="Arial" w:cs="Arial"/>
                            <w:color w:val="FFFFFF" w:themeColor="background1"/>
                            <w:sz w:val="20"/>
                            <w:szCs w:val="20"/>
                          </w:rPr>
                          <w:t>Suite 350</w:t>
                        </w:r>
                        <w:r>
                          <w:rPr>
                            <w:rFonts w:ascii="Arial" w:hAnsi="Arial" w:cs="Arial"/>
                            <w:color w:val="FFFFFF" w:themeColor="background1"/>
                            <w:sz w:val="20"/>
                            <w:szCs w:val="20"/>
                          </w:rPr>
                          <w:t xml:space="preserve"> </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Falls Church, Virginia 22042</w:t>
                        </w:r>
                      </w:p>
                      <w:p w:rsidR="00980A95" w:rsidRDefault="00980A95" w:rsidP="00147529">
                        <w:pPr>
                          <w:tabs>
                            <w:tab w:val="left" w:pos="1800"/>
                          </w:tabs>
                          <w:spacing w:line="240" w:lineRule="auto"/>
                          <w:ind w:left="1800" w:hanging="1886"/>
                          <w:rPr>
                            <w:rFonts w:ascii="Arial" w:hAnsi="Arial" w:cs="Arial"/>
                            <w:color w:val="FFFFFF" w:themeColor="background1"/>
                            <w:sz w:val="20"/>
                            <w:szCs w:val="20"/>
                          </w:rPr>
                        </w:pPr>
                      </w:p>
                      <w:p w:rsidR="00980A95" w:rsidRDefault="00980A95" w:rsidP="00147529">
                        <w:pPr>
                          <w:tabs>
                            <w:tab w:val="left" w:pos="1800"/>
                          </w:tabs>
                          <w:spacing w:line="240" w:lineRule="auto"/>
                          <w:ind w:left="1800" w:hanging="1800"/>
                          <w:rPr>
                            <w:rFonts w:ascii="Arial" w:hAnsi="Arial" w:cs="Arial"/>
                            <w:color w:val="FFFFFF" w:themeColor="background1"/>
                            <w:sz w:val="20"/>
                            <w:szCs w:val="20"/>
                          </w:rPr>
                        </w:pPr>
                        <w:r>
                          <w:rPr>
                            <w:rFonts w:ascii="Arial" w:hAnsi="Arial" w:cs="Arial"/>
                            <w:i/>
                            <w:color w:val="FFFFFF" w:themeColor="background1"/>
                            <w:sz w:val="20"/>
                            <w:szCs w:val="20"/>
                          </w:rPr>
                          <w:t>Point of Contact</w:t>
                        </w:r>
                        <w:r>
                          <w:rPr>
                            <w:rFonts w:ascii="Arial" w:hAnsi="Arial" w:cs="Arial"/>
                            <w:color w:val="FFFFFF" w:themeColor="background1"/>
                            <w:sz w:val="20"/>
                            <w:szCs w:val="20"/>
                          </w:rPr>
                          <w:tab/>
                          <w:t>Dan McCarron | VP, Health Solutions</w:t>
                        </w:r>
                        <w:r>
                          <w:rPr>
                            <w:rFonts w:ascii="Arial" w:hAnsi="Arial" w:cs="Arial"/>
                            <w:color w:val="FFFFFF" w:themeColor="background1"/>
                            <w:sz w:val="20"/>
                            <w:szCs w:val="20"/>
                          </w:rPr>
                          <w:br/>
                          <w:t xml:space="preserve">email: </w:t>
                        </w:r>
                        <w:r w:rsidRPr="00751FF6">
                          <w:rPr>
                            <w:rFonts w:ascii="Arial" w:hAnsi="Arial" w:cs="Arial"/>
                            <w:color w:val="FFFFFF" w:themeColor="background1"/>
                            <w:sz w:val="20"/>
                            <w:szCs w:val="20"/>
                          </w:rPr>
                          <w:t>dmccarron@thebitsgroup.com</w:t>
                        </w:r>
                      </w:p>
                      <w:p w:rsidR="00980A95" w:rsidRDefault="00980A95" w:rsidP="00147529">
                        <w:pPr>
                          <w:tabs>
                            <w:tab w:val="left" w:pos="1800"/>
                          </w:tabs>
                          <w:spacing w:line="240" w:lineRule="auto"/>
                          <w:ind w:left="1800" w:hanging="1800"/>
                          <w:rPr>
                            <w:rFonts w:ascii="Arial" w:hAnsi="Arial" w:cs="Arial"/>
                            <w:color w:val="FFFFFF" w:themeColor="background1"/>
                            <w:sz w:val="20"/>
                            <w:szCs w:val="20"/>
                          </w:rPr>
                        </w:pPr>
                        <w:r>
                          <w:rPr>
                            <w:rFonts w:ascii="Arial" w:hAnsi="Arial" w:cs="Arial"/>
                            <w:i/>
                            <w:color w:val="FFFFFF" w:themeColor="background1"/>
                            <w:sz w:val="20"/>
                            <w:szCs w:val="20"/>
                          </w:rPr>
                          <w:tab/>
                        </w:r>
                        <w:r w:rsidRPr="00DB074B">
                          <w:rPr>
                            <w:rFonts w:ascii="Arial" w:hAnsi="Arial" w:cs="Arial"/>
                            <w:color w:val="FFFFFF" w:themeColor="background1"/>
                            <w:sz w:val="20"/>
                            <w:szCs w:val="20"/>
                          </w:rPr>
                          <w:t xml:space="preserve">(703) 740-8755 </w:t>
                        </w:r>
                        <w:r>
                          <w:rPr>
                            <w:rFonts w:ascii="Arial" w:hAnsi="Arial" w:cs="Arial"/>
                            <w:color w:val="FFFFFF" w:themeColor="background1"/>
                            <w:sz w:val="20"/>
                            <w:szCs w:val="20"/>
                          </w:rPr>
                          <w:t xml:space="preserve">[o] | </w:t>
                        </w:r>
                        <w:r w:rsidRPr="00DB074B">
                          <w:rPr>
                            <w:rFonts w:ascii="Arial" w:hAnsi="Arial" w:cs="Arial"/>
                            <w:color w:val="FFFFFF" w:themeColor="background1"/>
                            <w:sz w:val="20"/>
                            <w:szCs w:val="20"/>
                          </w:rPr>
                          <w:t>(540) 446-6415</w:t>
                        </w:r>
                        <w:r>
                          <w:rPr>
                            <w:rFonts w:ascii="Arial" w:hAnsi="Arial" w:cs="Arial"/>
                            <w:color w:val="FFFFFF" w:themeColor="background1"/>
                            <w:sz w:val="20"/>
                            <w:szCs w:val="20"/>
                          </w:rPr>
                          <w:t xml:space="preserve"> [c]</w:t>
                        </w:r>
                      </w:p>
                      <w:p w:rsidR="00980A95" w:rsidRPr="00246377" w:rsidRDefault="00980A95" w:rsidP="00147529">
                        <w:pPr>
                          <w:tabs>
                            <w:tab w:val="left" w:pos="1800"/>
                          </w:tabs>
                          <w:rPr>
                            <w:rFonts w:ascii="Arial" w:hAnsi="Arial" w:cs="Arial"/>
                            <w:color w:val="FFFFFF" w:themeColor="background1"/>
                            <w:sz w:val="20"/>
                            <w:szCs w:val="20"/>
                          </w:rPr>
                        </w:pPr>
                        <w:r>
                          <w:rPr>
                            <w:rFonts w:ascii="Arial" w:hAnsi="Arial" w:cs="Arial"/>
                            <w:color w:val="FFFFFF" w:themeColor="background1"/>
                            <w:sz w:val="20"/>
                            <w:szCs w:val="20"/>
                          </w:rPr>
                          <w:br/>
                        </w:r>
                        <w:r w:rsidRPr="00383945">
                          <w:rPr>
                            <w:rFonts w:ascii="Arial" w:hAnsi="Arial" w:cs="Arial"/>
                            <w:i/>
                            <w:color w:val="FFFFFF" w:themeColor="background1"/>
                            <w:sz w:val="20"/>
                            <w:szCs w:val="20"/>
                          </w:rPr>
                          <w:t>DUNS</w:t>
                        </w:r>
                        <w:r>
                          <w:rPr>
                            <w:rFonts w:ascii="Arial" w:hAnsi="Arial" w:cs="Arial"/>
                            <w:color w:val="FFFFFF" w:themeColor="background1"/>
                            <w:sz w:val="20"/>
                            <w:szCs w:val="20"/>
                          </w:rPr>
                          <w:tab/>
                        </w:r>
                        <w:r w:rsidRPr="00246377">
                          <w:rPr>
                            <w:rFonts w:ascii="Arial" w:hAnsi="Arial" w:cs="Arial"/>
                            <w:color w:val="FFFFFF" w:themeColor="background1"/>
                            <w:sz w:val="20"/>
                            <w:szCs w:val="20"/>
                          </w:rPr>
                          <w:t>169939688</w:t>
                        </w:r>
                        <w:r>
                          <w:rPr>
                            <w:rFonts w:ascii="Arial" w:hAnsi="Arial" w:cs="Arial"/>
                            <w:color w:val="FFFFFF" w:themeColor="background1"/>
                            <w:sz w:val="20"/>
                            <w:szCs w:val="20"/>
                          </w:rPr>
                          <w:br/>
                        </w:r>
                        <w:r w:rsidRPr="00383945">
                          <w:rPr>
                            <w:rFonts w:ascii="Arial" w:hAnsi="Arial" w:cs="Arial"/>
                            <w:i/>
                            <w:color w:val="FFFFFF" w:themeColor="background1"/>
                            <w:sz w:val="20"/>
                            <w:szCs w:val="20"/>
                          </w:rPr>
                          <w:t>Federal ID</w:t>
                        </w:r>
                        <w:r>
                          <w:rPr>
                            <w:rFonts w:ascii="Arial" w:hAnsi="Arial" w:cs="Arial"/>
                            <w:color w:val="FFFFFF" w:themeColor="background1"/>
                            <w:sz w:val="20"/>
                            <w:szCs w:val="20"/>
                          </w:rPr>
                          <w:tab/>
                        </w:r>
                        <w:r w:rsidRPr="00246377">
                          <w:rPr>
                            <w:rFonts w:ascii="Arial" w:hAnsi="Arial" w:cs="Arial"/>
                            <w:color w:val="FFFFFF" w:themeColor="background1"/>
                            <w:sz w:val="20"/>
                            <w:szCs w:val="20"/>
                          </w:rPr>
                          <w:t>20-0096487</w:t>
                        </w:r>
                        <w:r>
                          <w:rPr>
                            <w:rFonts w:ascii="Arial" w:hAnsi="Arial" w:cs="Arial"/>
                            <w:color w:val="FFFFFF" w:themeColor="background1"/>
                            <w:sz w:val="20"/>
                            <w:szCs w:val="20"/>
                          </w:rPr>
                          <w:br/>
                        </w:r>
                        <w:r w:rsidRPr="00383945">
                          <w:rPr>
                            <w:rFonts w:ascii="Arial" w:hAnsi="Arial" w:cs="Arial"/>
                            <w:i/>
                            <w:color w:val="FFFFFF" w:themeColor="background1"/>
                            <w:sz w:val="20"/>
                            <w:szCs w:val="20"/>
                          </w:rPr>
                          <w:t>CAGE Code</w:t>
                        </w:r>
                        <w:r>
                          <w:rPr>
                            <w:rFonts w:ascii="Arial" w:hAnsi="Arial" w:cs="Arial"/>
                            <w:color w:val="FFFFFF" w:themeColor="background1"/>
                            <w:sz w:val="20"/>
                            <w:szCs w:val="20"/>
                          </w:rPr>
                          <w:tab/>
                        </w:r>
                        <w:r w:rsidRPr="00246377">
                          <w:rPr>
                            <w:rFonts w:ascii="Arial" w:hAnsi="Arial" w:cs="Arial"/>
                            <w:color w:val="FFFFFF" w:themeColor="background1"/>
                            <w:sz w:val="20"/>
                            <w:szCs w:val="20"/>
                          </w:rPr>
                          <w:t>33JP4</w:t>
                        </w:r>
                        <w:r>
                          <w:rPr>
                            <w:rFonts w:ascii="Arial" w:hAnsi="Arial" w:cs="Arial"/>
                            <w:color w:val="FFFFFF" w:themeColor="background1"/>
                            <w:sz w:val="20"/>
                            <w:szCs w:val="20"/>
                          </w:rPr>
                          <w:br/>
                        </w:r>
                        <w:r w:rsidRPr="00383945">
                          <w:rPr>
                            <w:rFonts w:ascii="Arial" w:hAnsi="Arial" w:cs="Arial"/>
                            <w:i/>
                            <w:color w:val="FFFFFF" w:themeColor="background1"/>
                            <w:sz w:val="20"/>
                            <w:szCs w:val="20"/>
                          </w:rPr>
                          <w:t>Classificatio</w:t>
                        </w:r>
                        <w:r>
                          <w:rPr>
                            <w:rFonts w:ascii="Arial" w:hAnsi="Arial" w:cs="Arial"/>
                            <w:color w:val="FFFFFF" w:themeColor="background1"/>
                            <w:sz w:val="20"/>
                            <w:szCs w:val="20"/>
                          </w:rPr>
                          <w:t>n</w:t>
                        </w:r>
                        <w:r>
                          <w:rPr>
                            <w:rFonts w:ascii="Arial" w:hAnsi="Arial" w:cs="Arial"/>
                            <w:color w:val="FFFFFF" w:themeColor="background1"/>
                            <w:sz w:val="20"/>
                            <w:szCs w:val="20"/>
                          </w:rPr>
                          <w:tab/>
                          <w:t>SDVOSB</w:t>
                        </w:r>
                      </w:p>
                    </w:txbxContent>
                  </v:textbox>
                </v:shape>
                <w10:wrap type="square"/>
              </v:group>
            </w:pict>
          </mc:Fallback>
        </mc:AlternateContent>
      </w:r>
      <w:r w:rsidR="00147529" w:rsidRPr="00147529">
        <w:rPr>
          <w:noProof/>
        </w:rPr>
        <mc:AlternateContent>
          <mc:Choice Requires="wps">
            <w:drawing>
              <wp:anchor distT="0" distB="0" distL="114300" distR="114300" simplePos="0" relativeHeight="251658244" behindDoc="0" locked="1" layoutInCell="1" allowOverlap="1" wp14:anchorId="7C769038" wp14:editId="50D50524">
                <wp:simplePos x="0" y="0"/>
                <wp:positionH relativeFrom="page">
                  <wp:posOffset>69273</wp:posOffset>
                </wp:positionH>
                <wp:positionV relativeFrom="paragraph">
                  <wp:posOffset>3706091</wp:posOffset>
                </wp:positionV>
                <wp:extent cx="7800975" cy="626110"/>
                <wp:effectExtent l="0" t="0" r="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0975" cy="626110"/>
                        </a:xfrm>
                        <a:prstGeom prst="rect">
                          <a:avLst/>
                        </a:prstGeom>
                        <a:noFill/>
                        <a:ln w="9525">
                          <a:noFill/>
                          <a:miter lim="800000"/>
                          <a:headEnd/>
                          <a:tailEnd/>
                        </a:ln>
                      </wps:spPr>
                      <wps:txbx>
                        <w:txbxContent>
                          <w:p w:rsidR="00980A95" w:rsidRPr="00EB2B9E" w:rsidRDefault="00980A95" w:rsidP="00DA7179">
                            <w:pPr>
                              <w:spacing w:line="240" w:lineRule="auto"/>
                              <w:jc w:val="center"/>
                              <w:rPr>
                                <w:rFonts w:ascii="Arial" w:hAnsi="Arial" w:cs="Arial"/>
                                <w:b/>
                                <w:color w:val="031D40"/>
                                <w:sz w:val="36"/>
                                <w:szCs w:val="36"/>
                              </w:rPr>
                            </w:pPr>
                            <w:r>
                              <w:rPr>
                                <w:rFonts w:ascii="Arial" w:hAnsi="Arial" w:cs="Arial"/>
                                <w:b/>
                                <w:color w:val="031D40"/>
                                <w:sz w:val="36"/>
                                <w:szCs w:val="36"/>
                              </w:rPr>
                              <w:t>21 September 2015</w:t>
                            </w:r>
                            <w:r>
                              <w:rPr>
                                <w:rFonts w:ascii="Arial" w:hAnsi="Arial" w:cs="Arial"/>
                                <w:b/>
                                <w:color w:val="031D40"/>
                                <w:sz w:val="36"/>
                                <w:szCs w:val="36"/>
                              </w:rPr>
                              <w:br/>
                            </w:r>
                            <w:r w:rsidRPr="00EB2B9E">
                              <w:rPr>
                                <w:rFonts w:ascii="Arial" w:hAnsi="Arial" w:cs="Arial"/>
                                <w:b/>
                                <w:color w:val="031D40"/>
                                <w:sz w:val="36"/>
                                <w:szCs w:val="36"/>
                              </w:rPr>
                              <w:t xml:space="preserve">Volume </w:t>
                            </w:r>
                            <w:r>
                              <w:rPr>
                                <w:rFonts w:ascii="Arial" w:hAnsi="Arial" w:cs="Arial"/>
                                <w:b/>
                                <w:color w:val="031D40"/>
                                <w:sz w:val="36"/>
                                <w:szCs w:val="36"/>
                              </w:rPr>
                              <w:t>I</w:t>
                            </w:r>
                            <w:r w:rsidRPr="00EB2B9E">
                              <w:rPr>
                                <w:rFonts w:ascii="Arial" w:hAnsi="Arial" w:cs="Arial"/>
                                <w:b/>
                                <w:color w:val="031D40"/>
                                <w:sz w:val="36"/>
                                <w:szCs w:val="36"/>
                              </w:rPr>
                              <w:t xml:space="preserve"> –</w:t>
                            </w:r>
                            <w:r>
                              <w:rPr>
                                <w:rFonts w:ascii="Arial" w:hAnsi="Arial" w:cs="Arial"/>
                                <w:b/>
                                <w:color w:val="031D40"/>
                                <w:sz w:val="36"/>
                                <w:szCs w:val="36"/>
                              </w:rPr>
                              <w:t xml:space="preserve"> Technical Proposal – Discussion Version </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C769038" id="Text Box 9" o:spid="_x0000_s1031" type="#_x0000_t202" style="position:absolute;margin-left:5.45pt;margin-top:291.8pt;width:614.25pt;height:49.3pt;z-index:251658244;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" filled="f" stroked="f">
                <v:textbox style="mso-fit-shape-to-text:t">
                  <w:txbxContent>
                    <w:p w:rsidR="00980A95" w:rsidRPr="00EB2B9E" w:rsidRDefault="00980A95" w:rsidP="00DA7179">
                      <w:pPr>
                        <w:spacing w:line="240" w:lineRule="auto"/>
                        <w:jc w:val="center"/>
                        <w:rPr>
                          <w:rFonts w:ascii="Arial" w:hAnsi="Arial" w:cs="Arial"/>
                          <w:b/>
                          <w:color w:val="031D40"/>
                          <w:sz w:val="36"/>
                          <w:szCs w:val="36"/>
                        </w:rPr>
                      </w:pPr>
                      <w:r>
                        <w:rPr>
                          <w:rFonts w:ascii="Arial" w:hAnsi="Arial" w:cs="Arial"/>
                          <w:b/>
                          <w:color w:val="031D40"/>
                          <w:sz w:val="36"/>
                          <w:szCs w:val="36"/>
                        </w:rPr>
                        <w:t>21 September 2015</w:t>
                      </w:r>
                      <w:r>
                        <w:rPr>
                          <w:rFonts w:ascii="Arial" w:hAnsi="Arial" w:cs="Arial"/>
                          <w:b/>
                          <w:color w:val="031D40"/>
                          <w:sz w:val="36"/>
                          <w:szCs w:val="36"/>
                        </w:rPr>
                        <w:br/>
                      </w:r>
                      <w:r w:rsidRPr="00EB2B9E">
                        <w:rPr>
                          <w:rFonts w:ascii="Arial" w:hAnsi="Arial" w:cs="Arial"/>
                          <w:b/>
                          <w:color w:val="031D40"/>
                          <w:sz w:val="36"/>
                          <w:szCs w:val="36"/>
                        </w:rPr>
                        <w:t xml:space="preserve">Volume </w:t>
                      </w:r>
                      <w:r>
                        <w:rPr>
                          <w:rFonts w:ascii="Arial" w:hAnsi="Arial" w:cs="Arial"/>
                          <w:b/>
                          <w:color w:val="031D40"/>
                          <w:sz w:val="36"/>
                          <w:szCs w:val="36"/>
                        </w:rPr>
                        <w:t>I</w:t>
                      </w:r>
                      <w:r w:rsidRPr="00EB2B9E">
                        <w:rPr>
                          <w:rFonts w:ascii="Arial" w:hAnsi="Arial" w:cs="Arial"/>
                          <w:b/>
                          <w:color w:val="031D40"/>
                          <w:sz w:val="36"/>
                          <w:szCs w:val="36"/>
                        </w:rPr>
                        <w:t xml:space="preserve"> –</w:t>
                      </w:r>
                      <w:r>
                        <w:rPr>
                          <w:rFonts w:ascii="Arial" w:hAnsi="Arial" w:cs="Arial"/>
                          <w:b/>
                          <w:color w:val="031D40"/>
                          <w:sz w:val="36"/>
                          <w:szCs w:val="36"/>
                        </w:rPr>
                        <w:t xml:space="preserve"> Technical Proposal – Discussion Version </w:t>
                      </w:r>
                    </w:p>
                  </w:txbxContent>
                </v:textbox>
                <w10:wrap anchorx="page"/>
                <w10:anchorlock/>
              </v:shape>
            </w:pict>
          </mc:Fallback>
        </mc:AlternateContent>
      </w:r>
      <w:r w:rsidR="00147529" w:rsidRPr="00147529">
        <w:rPr>
          <w:noProof/>
        </w:rPr>
        <w:drawing>
          <wp:anchor distT="0" distB="0" distL="114300" distR="114300" simplePos="0" relativeHeight="251658245" behindDoc="1" locked="1" layoutInCell="1" allowOverlap="1" wp14:anchorId="5123253A" wp14:editId="1733202E">
            <wp:simplePos x="0" y="0"/>
            <wp:positionH relativeFrom="margin">
              <wp:posOffset>2143818</wp:posOffset>
            </wp:positionH>
            <wp:positionV relativeFrom="paragraph">
              <wp:posOffset>1914121</wp:posOffset>
            </wp:positionV>
            <wp:extent cx="2194560" cy="17278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S 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4560" cy="1727835"/>
                    </a:xfrm>
                    <a:prstGeom prst="rect">
                      <a:avLst/>
                    </a:prstGeom>
                  </pic:spPr>
                </pic:pic>
              </a:graphicData>
            </a:graphic>
            <wp14:sizeRelH relativeFrom="page">
              <wp14:pctWidth>0</wp14:pctWidth>
            </wp14:sizeRelH>
            <wp14:sizeRelV relativeFrom="page">
              <wp14:pctHeight>0</wp14:pctHeight>
            </wp14:sizeRelV>
          </wp:anchor>
        </w:drawing>
      </w:r>
      <w:r w:rsidR="00147529">
        <w:rPr>
          <w:noProof/>
        </w:rPr>
        <w:drawing>
          <wp:anchor distT="0" distB="0" distL="114300" distR="114300" simplePos="0" relativeHeight="251658241" behindDoc="1" locked="0" layoutInCell="1" allowOverlap="1" wp14:anchorId="3D08C20E" wp14:editId="46483F0B">
            <wp:simplePos x="0" y="0"/>
            <wp:positionH relativeFrom="page">
              <wp:posOffset>69215</wp:posOffset>
            </wp:positionH>
            <wp:positionV relativeFrom="paragraph">
              <wp:posOffset>-1018309</wp:posOffset>
            </wp:positionV>
            <wp:extent cx="7900035" cy="1067054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rril_BITS_CoverPage_FINAL.jpg"/>
                    <pic:cNvPicPr/>
                  </pic:nvPicPr>
                  <pic:blipFill>
                    <a:blip r:embed="rId19">
                      <a:extLst>
                        <a:ext uri="{28A0092B-C50C-407E-A947-70E740481C1C}">
                          <a14:useLocalDpi xmlns:a14="http://schemas.microsoft.com/office/drawing/2010/main" val="0"/>
                        </a:ext>
                      </a:extLst>
                    </a:blip>
                    <a:stretch>
                      <a:fillRect/>
                    </a:stretch>
                  </pic:blipFill>
                  <pic:spPr>
                    <a:xfrm>
                      <a:off x="0" y="0"/>
                      <a:ext cx="7900035" cy="1067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7529">
        <w:rPr>
          <w:noProof/>
        </w:rPr>
        <mc:AlternateContent>
          <mc:Choice Requires="wps">
            <w:drawing>
              <wp:anchor distT="0" distB="0" distL="114300" distR="114300" simplePos="0" relativeHeight="251658242" behindDoc="0" locked="1" layoutInCell="1" allowOverlap="1" wp14:anchorId="561A54A4" wp14:editId="740FCBF8">
                <wp:simplePos x="0" y="0"/>
                <wp:positionH relativeFrom="page">
                  <wp:posOffset>186690</wp:posOffset>
                </wp:positionH>
                <wp:positionV relativeFrom="paragraph">
                  <wp:posOffset>8534400</wp:posOffset>
                </wp:positionV>
                <wp:extent cx="7972425" cy="590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2425" cy="590550"/>
                        </a:xfrm>
                        <a:prstGeom prst="rect">
                          <a:avLst/>
                        </a:prstGeom>
                        <a:noFill/>
                        <a:ln w="9525">
                          <a:noFill/>
                          <a:miter lim="800000"/>
                          <a:headEnd/>
                          <a:tailEnd/>
                        </a:ln>
                      </wps:spPr>
                      <wps:txbx>
                        <w:txbxContent>
                          <w:p w:rsidR="00980A95" w:rsidRPr="00D723BD" w:rsidRDefault="00980A95" w:rsidP="00147529">
                            <w:pPr>
                              <w:spacing w:line="240" w:lineRule="auto"/>
                              <w:ind w:left="1440" w:right="1440"/>
                              <w:jc w:val="both"/>
                              <w:rPr>
                                <w:rFonts w:ascii="Arial" w:hAnsi="Arial" w:cs="Arial"/>
                                <w:sz w:val="13"/>
                                <w:szCs w:val="14"/>
                              </w:rPr>
                            </w:pPr>
                            <w:r w:rsidRPr="00D723BD">
                              <w:rPr>
                                <w:rFonts w:ascii="Arial" w:hAnsi="Arial" w:cs="Arial"/>
                                <w:sz w:val="13"/>
                                <w:szCs w:val="14"/>
                              </w:rPr>
                              <w:t>NOTICE: This document is the property of BITS Inc. It is being presented to the Department of Veterans (VA) Affairs in the strictest of confidence solely for the purpose of deciding whether or not to purchase the BITS Inc. services indicated herein. By receipt of this document, the VA agrees that it shall disclose this document to its employees on a need-to-know basis and that the VA shall take all reasonable steps to ensure that the document is not otherwise disclosed or distributed. In the event that the VA declines to purchase BITS Inc. services, the VA shall return or destroy all paper and electronic copies of this document.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1A54A4" id="Text Box 14" o:spid="_x0000_s1032" type="#_x0000_t202" style="position:absolute;margin-left:14.7pt;margin-top:672pt;width:627.75pt;height:46.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" filled="f" stroked="f">
                <v:textbox>
                  <w:txbxContent>
                    <w:p w:rsidR="00980A95" w:rsidRPr="00D723BD" w:rsidRDefault="00980A95" w:rsidP="00147529">
                      <w:pPr>
                        <w:spacing w:line="240" w:lineRule="auto"/>
                        <w:ind w:left="1440" w:right="1440"/>
                        <w:jc w:val="both"/>
                        <w:rPr>
                          <w:rFonts w:ascii="Arial" w:hAnsi="Arial" w:cs="Arial"/>
                          <w:sz w:val="13"/>
                          <w:szCs w:val="14"/>
                        </w:rPr>
                      </w:pPr>
                      <w:r w:rsidRPr="00D723BD">
                        <w:rPr>
                          <w:rFonts w:ascii="Arial" w:hAnsi="Arial" w:cs="Arial"/>
                          <w:sz w:val="13"/>
                          <w:szCs w:val="14"/>
                        </w:rPr>
                        <w:t>NOTICE: This document is the property of BITS Inc. It is being presented to the Department of Veterans (VA) Affairs in the strictest of confidence solely for the purpose of deciding whether or not to purchase the BITS Inc. services indicated herein. By receipt of this document, the VA agrees that it shall disclose this document to its employees on a need-to-know basis and that the VA shall take all reasonable steps to ensure that the document is not otherwise disclosed or distributed. In the event that the VA declines to purchase BITS Inc. services, the VA shall return or destroy all paper and electronic copies of this document.</w:t>
                      </w:r>
                    </w:p>
                  </w:txbxContent>
                </v:textbox>
                <w10:wrap anchorx="page"/>
                <w10:anchorlock/>
              </v:shape>
            </w:pict>
          </mc:Fallback>
        </mc:AlternateContent>
      </w:r>
    </w:p>
    <w:bookmarkStart w:id="1" w:name="_Toc355707028" w:displacedByCustomXml="next"/>
    <w:sdt>
      <w:sdtPr>
        <w:rPr>
          <w:rFonts w:ascii="Times New Roman" w:eastAsiaTheme="minorHAnsi" w:hAnsi="Times New Roman" w:cstheme="minorBidi"/>
          <w:b w:val="0"/>
          <w:iCs w:val="0"/>
          <w:color w:val="auto"/>
          <w:sz w:val="24"/>
          <w:szCs w:val="24"/>
        </w:rPr>
        <w:id w:val="574250195"/>
        <w:docPartObj>
          <w:docPartGallery w:val="Table of Contents"/>
          <w:docPartUnique/>
        </w:docPartObj>
      </w:sdtPr>
      <w:sdtEndPr>
        <w:rPr>
          <w:bCs/>
          <w:noProof/>
        </w:rPr>
      </w:sdtEndPr>
      <w:sdtContent>
        <w:p w:rsidR="00147764" w:rsidRPr="00CA10A0" w:rsidRDefault="00147764" w:rsidP="008048BA">
          <w:pPr>
            <w:pStyle w:val="TOCHeading"/>
            <w:rPr>
              <w:rFonts w:ascii="Times New Roman" w:hAnsi="Times New Roman" w:cs="Times New Roman"/>
              <w:sz w:val="24"/>
              <w:szCs w:val="24"/>
            </w:rPr>
          </w:pPr>
          <w:r w:rsidRPr="00CA10A0">
            <w:rPr>
              <w:rFonts w:ascii="Times New Roman" w:hAnsi="Times New Roman" w:cs="Times New Roman"/>
              <w:sz w:val="24"/>
              <w:szCs w:val="24"/>
            </w:rPr>
            <w:t>Table of Contents</w:t>
          </w:r>
        </w:p>
        <w:p w:rsidR="00862B58" w:rsidRDefault="00C46F87">
          <w:pPr>
            <w:pStyle w:val="TOC1"/>
            <w:rPr>
              <w:rFonts w:asciiTheme="minorHAnsi" w:eastAsiaTheme="minorEastAsia" w:hAnsiTheme="minorHAnsi" w:cstheme="minorBidi"/>
              <w:b w:val="0"/>
              <w:color w:val="auto"/>
              <w:lang w:bidi="ar-SA"/>
            </w:rPr>
          </w:pPr>
          <w:r w:rsidRPr="00CA10A0">
            <w:rPr>
              <w:rFonts w:ascii="Times New Roman" w:hAnsi="Times New Roman" w:cs="Times New Roman"/>
              <w:b w:val="0"/>
              <w:sz w:val="24"/>
              <w:szCs w:val="24"/>
            </w:rPr>
            <w:fldChar w:fldCharType="begin"/>
          </w:r>
          <w:r w:rsidRPr="00CA10A0">
            <w:rPr>
              <w:rFonts w:ascii="Times New Roman" w:hAnsi="Times New Roman" w:cs="Times New Roman"/>
              <w:b w:val="0"/>
              <w:sz w:val="24"/>
              <w:szCs w:val="24"/>
            </w:rPr>
            <w:instrText xml:space="preserve"> TOC \o "1-4" \h \z \u </w:instrText>
          </w:r>
          <w:r w:rsidRPr="00CA10A0">
            <w:rPr>
              <w:rFonts w:ascii="Times New Roman" w:hAnsi="Times New Roman" w:cs="Times New Roman"/>
              <w:b w:val="0"/>
              <w:sz w:val="24"/>
              <w:szCs w:val="24"/>
            </w:rPr>
            <w:fldChar w:fldCharType="separate"/>
          </w:r>
          <w:hyperlink w:anchor="_Toc430860484" w:history="1">
            <w:r w:rsidR="00862B58" w:rsidRPr="00912BA4">
              <w:rPr>
                <w:rStyle w:val="Hyperlink"/>
              </w:rPr>
              <w:t>1</w:t>
            </w:r>
            <w:r w:rsidR="00862B58">
              <w:rPr>
                <w:rFonts w:asciiTheme="minorHAnsi" w:eastAsiaTheme="minorEastAsia" w:hAnsiTheme="minorHAnsi" w:cstheme="minorBidi"/>
                <w:b w:val="0"/>
                <w:color w:val="auto"/>
                <w:lang w:bidi="ar-SA"/>
              </w:rPr>
              <w:tab/>
            </w:r>
            <w:r w:rsidR="00862B58" w:rsidRPr="00912BA4">
              <w:rPr>
                <w:rStyle w:val="Hyperlink"/>
              </w:rPr>
              <w:t>Executive Summary</w:t>
            </w:r>
            <w:r w:rsidR="00862B58">
              <w:rPr>
                <w:webHidden/>
              </w:rPr>
              <w:tab/>
            </w:r>
            <w:r w:rsidR="00862B58">
              <w:rPr>
                <w:webHidden/>
              </w:rPr>
              <w:fldChar w:fldCharType="begin"/>
            </w:r>
            <w:r w:rsidR="00862B58">
              <w:rPr>
                <w:webHidden/>
              </w:rPr>
              <w:instrText xml:space="preserve"> PAGEREF _Toc430860484 \h </w:instrText>
            </w:r>
            <w:r w:rsidR="00862B58">
              <w:rPr>
                <w:webHidden/>
              </w:rPr>
            </w:r>
            <w:r w:rsidR="00862B58">
              <w:rPr>
                <w:webHidden/>
              </w:rPr>
              <w:fldChar w:fldCharType="separate"/>
            </w:r>
            <w:r w:rsidR="00862B58">
              <w:rPr>
                <w:webHidden/>
              </w:rPr>
              <w:t>1</w:t>
            </w:r>
            <w:r w:rsidR="00862B58">
              <w:rPr>
                <w:webHidden/>
              </w:rPr>
              <w:fldChar w:fldCharType="end"/>
            </w:r>
          </w:hyperlink>
        </w:p>
        <w:p w:rsidR="00862B58" w:rsidRDefault="00571B95">
          <w:pPr>
            <w:pStyle w:val="TOC1"/>
            <w:rPr>
              <w:rFonts w:asciiTheme="minorHAnsi" w:eastAsiaTheme="minorEastAsia" w:hAnsiTheme="minorHAnsi" w:cstheme="minorBidi"/>
              <w:b w:val="0"/>
              <w:color w:val="auto"/>
              <w:lang w:bidi="ar-SA"/>
            </w:rPr>
          </w:pPr>
          <w:hyperlink w:anchor="_Toc430860485" w:history="1">
            <w:r w:rsidR="00862B58" w:rsidRPr="00912BA4">
              <w:rPr>
                <w:rStyle w:val="Hyperlink"/>
              </w:rPr>
              <w:t>2</w:t>
            </w:r>
            <w:r w:rsidR="00862B58">
              <w:rPr>
                <w:rFonts w:asciiTheme="minorHAnsi" w:eastAsiaTheme="minorEastAsia" w:hAnsiTheme="minorHAnsi" w:cstheme="minorBidi"/>
                <w:b w:val="0"/>
                <w:color w:val="auto"/>
                <w:lang w:bidi="ar-SA"/>
              </w:rPr>
              <w:tab/>
            </w:r>
            <w:r w:rsidR="00862B58" w:rsidRPr="00912BA4">
              <w:rPr>
                <w:rStyle w:val="Hyperlink"/>
              </w:rPr>
              <w:t>Understanding of Requirements</w:t>
            </w:r>
            <w:r w:rsidR="00862B58">
              <w:rPr>
                <w:webHidden/>
              </w:rPr>
              <w:tab/>
            </w:r>
            <w:r w:rsidR="00862B58">
              <w:rPr>
                <w:webHidden/>
              </w:rPr>
              <w:fldChar w:fldCharType="begin"/>
            </w:r>
            <w:r w:rsidR="00862B58">
              <w:rPr>
                <w:webHidden/>
              </w:rPr>
              <w:instrText xml:space="preserve"> PAGEREF _Toc430860485 \h </w:instrText>
            </w:r>
            <w:r w:rsidR="00862B58">
              <w:rPr>
                <w:webHidden/>
              </w:rPr>
            </w:r>
            <w:r w:rsidR="00862B58">
              <w:rPr>
                <w:webHidden/>
              </w:rPr>
              <w:fldChar w:fldCharType="separate"/>
            </w:r>
            <w:r w:rsidR="00862B58">
              <w:rPr>
                <w:webHidden/>
              </w:rPr>
              <w:t>1</w:t>
            </w:r>
            <w:r w:rsidR="00862B58">
              <w:rPr>
                <w:webHidden/>
              </w:rPr>
              <w:fldChar w:fldCharType="end"/>
            </w:r>
          </w:hyperlink>
        </w:p>
        <w:p w:rsidR="00862B58" w:rsidRDefault="00571B95">
          <w:pPr>
            <w:pStyle w:val="TOC1"/>
            <w:rPr>
              <w:rFonts w:asciiTheme="minorHAnsi" w:eastAsiaTheme="minorEastAsia" w:hAnsiTheme="minorHAnsi" w:cstheme="minorBidi"/>
              <w:b w:val="0"/>
              <w:color w:val="auto"/>
              <w:lang w:bidi="ar-SA"/>
            </w:rPr>
          </w:pPr>
          <w:hyperlink w:anchor="_Toc430860486" w:history="1">
            <w:r w:rsidR="00862B58" w:rsidRPr="00912BA4">
              <w:rPr>
                <w:rStyle w:val="Hyperlink"/>
              </w:rPr>
              <w:t>3</w:t>
            </w:r>
            <w:r w:rsidR="00862B58">
              <w:rPr>
                <w:rFonts w:asciiTheme="minorHAnsi" w:eastAsiaTheme="minorEastAsia" w:hAnsiTheme="minorHAnsi" w:cstheme="minorBidi"/>
                <w:b w:val="0"/>
                <w:color w:val="auto"/>
                <w:lang w:bidi="ar-SA"/>
              </w:rPr>
              <w:tab/>
            </w:r>
            <w:r w:rsidR="00862B58" w:rsidRPr="00912BA4">
              <w:rPr>
                <w:rStyle w:val="Hyperlink"/>
              </w:rPr>
              <w:t>Approach</w:t>
            </w:r>
            <w:r w:rsidR="00862B58">
              <w:rPr>
                <w:webHidden/>
              </w:rPr>
              <w:tab/>
            </w:r>
            <w:r w:rsidR="00862B58">
              <w:rPr>
                <w:webHidden/>
              </w:rPr>
              <w:fldChar w:fldCharType="begin"/>
            </w:r>
            <w:r w:rsidR="00862B58">
              <w:rPr>
                <w:webHidden/>
              </w:rPr>
              <w:instrText xml:space="preserve"> PAGEREF _Toc430860486 \h </w:instrText>
            </w:r>
            <w:r w:rsidR="00862B58">
              <w:rPr>
                <w:webHidden/>
              </w:rPr>
            </w:r>
            <w:r w:rsidR="00862B58">
              <w:rPr>
                <w:webHidden/>
              </w:rPr>
              <w:fldChar w:fldCharType="separate"/>
            </w:r>
            <w:r w:rsidR="00862B58">
              <w:rPr>
                <w:webHidden/>
              </w:rPr>
              <w:t>2</w:t>
            </w:r>
            <w:r w:rsidR="00862B58">
              <w:rPr>
                <w:webHidden/>
              </w:rPr>
              <w:fldChar w:fldCharType="end"/>
            </w:r>
          </w:hyperlink>
        </w:p>
        <w:p w:rsidR="00862B58" w:rsidRDefault="00571B95">
          <w:pPr>
            <w:pStyle w:val="TOC2"/>
            <w:rPr>
              <w:rFonts w:asciiTheme="minorHAnsi" w:eastAsiaTheme="minorEastAsia" w:hAnsiTheme="minorHAnsi" w:cstheme="minorBidi"/>
              <w:i w:val="0"/>
            </w:rPr>
          </w:pPr>
          <w:hyperlink w:anchor="_Toc430860487" w:history="1">
            <w:r w:rsidR="00862B58" w:rsidRPr="00912BA4">
              <w:rPr>
                <w:rStyle w:val="Hyperlink"/>
              </w:rPr>
              <w:t>3.1</w:t>
            </w:r>
            <w:r w:rsidR="00862B58">
              <w:rPr>
                <w:rFonts w:asciiTheme="minorHAnsi" w:eastAsiaTheme="minorEastAsia" w:hAnsiTheme="minorHAnsi" w:cstheme="minorBidi"/>
                <w:i w:val="0"/>
              </w:rPr>
              <w:tab/>
            </w:r>
            <w:r w:rsidR="00862B58" w:rsidRPr="00912BA4">
              <w:rPr>
                <w:rStyle w:val="Hyperlink"/>
              </w:rPr>
              <w:t>Task 1: Project Management</w:t>
            </w:r>
            <w:r w:rsidR="00862B58">
              <w:rPr>
                <w:webHidden/>
              </w:rPr>
              <w:tab/>
            </w:r>
            <w:r w:rsidR="00862B58">
              <w:rPr>
                <w:webHidden/>
              </w:rPr>
              <w:fldChar w:fldCharType="begin"/>
            </w:r>
            <w:r w:rsidR="00862B58">
              <w:rPr>
                <w:webHidden/>
              </w:rPr>
              <w:instrText xml:space="preserve"> PAGEREF _Toc430860487 \h </w:instrText>
            </w:r>
            <w:r w:rsidR="00862B58">
              <w:rPr>
                <w:webHidden/>
              </w:rPr>
            </w:r>
            <w:r w:rsidR="00862B58">
              <w:rPr>
                <w:webHidden/>
              </w:rPr>
              <w:fldChar w:fldCharType="separate"/>
            </w:r>
            <w:r w:rsidR="00862B58">
              <w:rPr>
                <w:webHidden/>
              </w:rPr>
              <w:t>4</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88" w:history="1">
            <w:r w:rsidR="00862B58" w:rsidRPr="00912BA4">
              <w:rPr>
                <w:rStyle w:val="Hyperlink"/>
              </w:rPr>
              <w:t>3.1.1</w:t>
            </w:r>
            <w:r w:rsidR="00862B58">
              <w:rPr>
                <w:rFonts w:asciiTheme="minorHAnsi" w:eastAsiaTheme="minorEastAsia" w:hAnsiTheme="minorHAnsi" w:cstheme="minorBidi"/>
              </w:rPr>
              <w:tab/>
            </w:r>
            <w:r w:rsidR="00862B58" w:rsidRPr="00912BA4">
              <w:rPr>
                <w:rStyle w:val="Hyperlink"/>
              </w:rPr>
              <w:t>Governance</w:t>
            </w:r>
            <w:r w:rsidR="00862B58">
              <w:rPr>
                <w:webHidden/>
              </w:rPr>
              <w:tab/>
            </w:r>
            <w:r w:rsidR="00862B58">
              <w:rPr>
                <w:webHidden/>
              </w:rPr>
              <w:fldChar w:fldCharType="begin"/>
            </w:r>
            <w:r w:rsidR="00862B58">
              <w:rPr>
                <w:webHidden/>
              </w:rPr>
              <w:instrText xml:space="preserve"> PAGEREF _Toc430860488 \h </w:instrText>
            </w:r>
            <w:r w:rsidR="00862B58">
              <w:rPr>
                <w:webHidden/>
              </w:rPr>
            </w:r>
            <w:r w:rsidR="00862B58">
              <w:rPr>
                <w:webHidden/>
              </w:rPr>
              <w:fldChar w:fldCharType="separate"/>
            </w:r>
            <w:r w:rsidR="00862B58">
              <w:rPr>
                <w:webHidden/>
              </w:rPr>
              <w:t>5</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89" w:history="1">
            <w:r w:rsidR="00862B58" w:rsidRPr="00912BA4">
              <w:rPr>
                <w:rStyle w:val="Hyperlink"/>
              </w:rPr>
              <w:t>3.1.2</w:t>
            </w:r>
            <w:r w:rsidR="00862B58">
              <w:rPr>
                <w:rFonts w:asciiTheme="minorHAnsi" w:eastAsiaTheme="minorEastAsia" w:hAnsiTheme="minorHAnsi" w:cstheme="minorBidi"/>
              </w:rPr>
              <w:tab/>
            </w:r>
            <w:r w:rsidR="00862B58" w:rsidRPr="00912BA4">
              <w:rPr>
                <w:rStyle w:val="Hyperlink"/>
              </w:rPr>
              <w:t>Contractor Project Management Plan</w:t>
            </w:r>
            <w:r w:rsidR="00862B58">
              <w:rPr>
                <w:webHidden/>
              </w:rPr>
              <w:tab/>
            </w:r>
            <w:r w:rsidR="00862B58">
              <w:rPr>
                <w:webHidden/>
              </w:rPr>
              <w:fldChar w:fldCharType="begin"/>
            </w:r>
            <w:r w:rsidR="00862B58">
              <w:rPr>
                <w:webHidden/>
              </w:rPr>
              <w:instrText xml:space="preserve"> PAGEREF _Toc430860489 \h </w:instrText>
            </w:r>
            <w:r w:rsidR="00862B58">
              <w:rPr>
                <w:webHidden/>
              </w:rPr>
            </w:r>
            <w:r w:rsidR="00862B58">
              <w:rPr>
                <w:webHidden/>
              </w:rPr>
              <w:fldChar w:fldCharType="separate"/>
            </w:r>
            <w:r w:rsidR="00862B58">
              <w:rPr>
                <w:webHidden/>
              </w:rPr>
              <w:t>5</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0" w:history="1">
            <w:r w:rsidR="00862B58" w:rsidRPr="00912BA4">
              <w:rPr>
                <w:rStyle w:val="Hyperlink"/>
              </w:rPr>
              <w:t>3.1.3</w:t>
            </w:r>
            <w:r w:rsidR="00862B58">
              <w:rPr>
                <w:rFonts w:asciiTheme="minorHAnsi" w:eastAsiaTheme="minorEastAsia" w:hAnsiTheme="minorHAnsi" w:cstheme="minorBidi"/>
              </w:rPr>
              <w:tab/>
            </w:r>
            <w:r w:rsidR="00862B58" w:rsidRPr="00912BA4">
              <w:rPr>
                <w:rStyle w:val="Hyperlink"/>
              </w:rPr>
              <w:t>Kick Off</w:t>
            </w:r>
            <w:r w:rsidR="00862B58">
              <w:rPr>
                <w:webHidden/>
              </w:rPr>
              <w:tab/>
            </w:r>
            <w:r w:rsidR="00862B58">
              <w:rPr>
                <w:webHidden/>
              </w:rPr>
              <w:fldChar w:fldCharType="begin"/>
            </w:r>
            <w:r w:rsidR="00862B58">
              <w:rPr>
                <w:webHidden/>
              </w:rPr>
              <w:instrText xml:space="preserve"> PAGEREF _Toc430860490 \h </w:instrText>
            </w:r>
            <w:r w:rsidR="00862B58">
              <w:rPr>
                <w:webHidden/>
              </w:rPr>
            </w:r>
            <w:r w:rsidR="00862B58">
              <w:rPr>
                <w:webHidden/>
              </w:rPr>
              <w:fldChar w:fldCharType="separate"/>
            </w:r>
            <w:r w:rsidR="00862B58">
              <w:rPr>
                <w:webHidden/>
              </w:rPr>
              <w:t>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1" w:history="1">
            <w:r w:rsidR="00862B58" w:rsidRPr="00912BA4">
              <w:rPr>
                <w:rStyle w:val="Hyperlink"/>
              </w:rPr>
              <w:t>3.1.4</w:t>
            </w:r>
            <w:r w:rsidR="00862B58">
              <w:rPr>
                <w:rFonts w:asciiTheme="minorHAnsi" w:eastAsiaTheme="minorEastAsia" w:hAnsiTheme="minorHAnsi" w:cstheme="minorBidi"/>
              </w:rPr>
              <w:tab/>
            </w:r>
            <w:r w:rsidR="00862B58" w:rsidRPr="00912BA4">
              <w:rPr>
                <w:rStyle w:val="Hyperlink"/>
              </w:rPr>
              <w:t>Training and Administrative Requirements</w:t>
            </w:r>
            <w:r w:rsidR="00862B58">
              <w:rPr>
                <w:webHidden/>
              </w:rPr>
              <w:tab/>
            </w:r>
            <w:r w:rsidR="00862B58">
              <w:rPr>
                <w:webHidden/>
              </w:rPr>
              <w:fldChar w:fldCharType="begin"/>
            </w:r>
            <w:r w:rsidR="00862B58">
              <w:rPr>
                <w:webHidden/>
              </w:rPr>
              <w:instrText xml:space="preserve"> PAGEREF _Toc430860491 \h </w:instrText>
            </w:r>
            <w:r w:rsidR="00862B58">
              <w:rPr>
                <w:webHidden/>
              </w:rPr>
            </w:r>
            <w:r w:rsidR="00862B58">
              <w:rPr>
                <w:webHidden/>
              </w:rPr>
              <w:fldChar w:fldCharType="separate"/>
            </w:r>
            <w:r w:rsidR="00862B58">
              <w:rPr>
                <w:webHidden/>
              </w:rPr>
              <w:t>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2" w:history="1">
            <w:r w:rsidR="00862B58" w:rsidRPr="00912BA4">
              <w:rPr>
                <w:rStyle w:val="Hyperlink"/>
              </w:rPr>
              <w:t>3.1.5</w:t>
            </w:r>
            <w:r w:rsidR="00862B58">
              <w:rPr>
                <w:rFonts w:asciiTheme="minorHAnsi" w:eastAsiaTheme="minorEastAsia" w:hAnsiTheme="minorHAnsi" w:cstheme="minorBidi"/>
              </w:rPr>
              <w:tab/>
            </w:r>
            <w:r w:rsidR="00862B58" w:rsidRPr="00912BA4">
              <w:rPr>
                <w:rStyle w:val="Hyperlink"/>
              </w:rPr>
              <w:t>Travel</w:t>
            </w:r>
            <w:r w:rsidR="00862B58">
              <w:rPr>
                <w:webHidden/>
              </w:rPr>
              <w:tab/>
            </w:r>
            <w:r w:rsidR="00862B58">
              <w:rPr>
                <w:webHidden/>
              </w:rPr>
              <w:fldChar w:fldCharType="begin"/>
            </w:r>
            <w:r w:rsidR="00862B58">
              <w:rPr>
                <w:webHidden/>
              </w:rPr>
              <w:instrText xml:space="preserve"> PAGEREF _Toc430860492 \h </w:instrText>
            </w:r>
            <w:r w:rsidR="00862B58">
              <w:rPr>
                <w:webHidden/>
              </w:rPr>
            </w:r>
            <w:r w:rsidR="00862B58">
              <w:rPr>
                <w:webHidden/>
              </w:rPr>
              <w:fldChar w:fldCharType="separate"/>
            </w:r>
            <w:r w:rsidR="00862B58">
              <w:rPr>
                <w:webHidden/>
              </w:rPr>
              <w:t>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3" w:history="1">
            <w:r w:rsidR="00862B58" w:rsidRPr="00912BA4">
              <w:rPr>
                <w:rStyle w:val="Hyperlink"/>
              </w:rPr>
              <w:t>3.1.6</w:t>
            </w:r>
            <w:r w:rsidR="00862B58">
              <w:rPr>
                <w:rFonts w:asciiTheme="minorHAnsi" w:eastAsiaTheme="minorEastAsia" w:hAnsiTheme="minorHAnsi" w:cstheme="minorBidi"/>
              </w:rPr>
              <w:tab/>
            </w:r>
            <w:r w:rsidR="00862B58" w:rsidRPr="00912BA4">
              <w:rPr>
                <w:rStyle w:val="Hyperlink"/>
              </w:rPr>
              <w:t>VA Security</w:t>
            </w:r>
            <w:r w:rsidR="00862B58">
              <w:rPr>
                <w:webHidden/>
              </w:rPr>
              <w:tab/>
            </w:r>
            <w:r w:rsidR="00862B58">
              <w:rPr>
                <w:webHidden/>
              </w:rPr>
              <w:fldChar w:fldCharType="begin"/>
            </w:r>
            <w:r w:rsidR="00862B58">
              <w:rPr>
                <w:webHidden/>
              </w:rPr>
              <w:instrText xml:space="preserve"> PAGEREF _Toc430860493 \h </w:instrText>
            </w:r>
            <w:r w:rsidR="00862B58">
              <w:rPr>
                <w:webHidden/>
              </w:rPr>
            </w:r>
            <w:r w:rsidR="00862B58">
              <w:rPr>
                <w:webHidden/>
              </w:rPr>
              <w:fldChar w:fldCharType="separate"/>
            </w:r>
            <w:r w:rsidR="00862B58">
              <w:rPr>
                <w:webHidden/>
              </w:rPr>
              <w:t>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4" w:history="1">
            <w:r w:rsidR="00862B58" w:rsidRPr="00912BA4">
              <w:rPr>
                <w:rStyle w:val="Hyperlink"/>
              </w:rPr>
              <w:t>3.1.7</w:t>
            </w:r>
            <w:r w:rsidR="00862B58">
              <w:rPr>
                <w:rFonts w:asciiTheme="minorHAnsi" w:eastAsiaTheme="minorEastAsia" w:hAnsiTheme="minorHAnsi" w:cstheme="minorBidi"/>
              </w:rPr>
              <w:tab/>
            </w:r>
            <w:r w:rsidR="00862B58" w:rsidRPr="00912BA4">
              <w:rPr>
                <w:rStyle w:val="Hyperlink"/>
              </w:rPr>
              <w:t>Reporting Requirements</w:t>
            </w:r>
            <w:r w:rsidR="00862B58">
              <w:rPr>
                <w:webHidden/>
              </w:rPr>
              <w:tab/>
            </w:r>
            <w:r w:rsidR="00862B58">
              <w:rPr>
                <w:webHidden/>
              </w:rPr>
              <w:fldChar w:fldCharType="begin"/>
            </w:r>
            <w:r w:rsidR="00862B58">
              <w:rPr>
                <w:webHidden/>
              </w:rPr>
              <w:instrText xml:space="preserve"> PAGEREF _Toc430860494 \h </w:instrText>
            </w:r>
            <w:r w:rsidR="00862B58">
              <w:rPr>
                <w:webHidden/>
              </w:rPr>
            </w:r>
            <w:r w:rsidR="00862B58">
              <w:rPr>
                <w:webHidden/>
              </w:rPr>
              <w:fldChar w:fldCharType="separate"/>
            </w:r>
            <w:r w:rsidR="00862B58">
              <w:rPr>
                <w:webHidden/>
              </w:rPr>
              <w:t>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5" w:history="1">
            <w:r w:rsidR="00862B58" w:rsidRPr="00912BA4">
              <w:rPr>
                <w:rStyle w:val="Hyperlink"/>
              </w:rPr>
              <w:t>3.1.8</w:t>
            </w:r>
            <w:r w:rsidR="00862B58">
              <w:rPr>
                <w:rFonts w:asciiTheme="minorHAnsi" w:eastAsiaTheme="minorEastAsia" w:hAnsiTheme="minorHAnsi" w:cstheme="minorBidi"/>
              </w:rPr>
              <w:tab/>
            </w:r>
            <w:r w:rsidR="00862B58" w:rsidRPr="00912BA4">
              <w:rPr>
                <w:rStyle w:val="Hyperlink"/>
              </w:rPr>
              <w:t>Code in Flight</w:t>
            </w:r>
            <w:r w:rsidR="00862B58">
              <w:rPr>
                <w:webHidden/>
              </w:rPr>
              <w:tab/>
            </w:r>
            <w:r w:rsidR="00862B58">
              <w:rPr>
                <w:webHidden/>
              </w:rPr>
              <w:fldChar w:fldCharType="begin"/>
            </w:r>
            <w:r w:rsidR="00862B58">
              <w:rPr>
                <w:webHidden/>
              </w:rPr>
              <w:instrText xml:space="preserve"> PAGEREF _Toc430860495 \h </w:instrText>
            </w:r>
            <w:r w:rsidR="00862B58">
              <w:rPr>
                <w:webHidden/>
              </w:rPr>
            </w:r>
            <w:r w:rsidR="00862B58">
              <w:rPr>
                <w:webHidden/>
              </w:rPr>
              <w:fldChar w:fldCharType="separate"/>
            </w:r>
            <w:r w:rsidR="00862B58">
              <w:rPr>
                <w:webHidden/>
              </w:rPr>
              <w:t>8</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496" w:history="1">
            <w:r w:rsidR="00862B58" w:rsidRPr="00912BA4">
              <w:rPr>
                <w:rStyle w:val="Hyperlink"/>
              </w:rPr>
              <w:t>3.1.9</w:t>
            </w:r>
            <w:r w:rsidR="00862B58">
              <w:rPr>
                <w:rFonts w:asciiTheme="minorHAnsi" w:eastAsiaTheme="minorEastAsia" w:hAnsiTheme="minorHAnsi" w:cstheme="minorBidi"/>
              </w:rPr>
              <w:tab/>
            </w:r>
            <w:r w:rsidR="00862B58" w:rsidRPr="00912BA4">
              <w:rPr>
                <w:rStyle w:val="Hyperlink"/>
              </w:rPr>
              <w:t>Project Coordination and Integration</w:t>
            </w:r>
            <w:r w:rsidR="00862B58">
              <w:rPr>
                <w:webHidden/>
              </w:rPr>
              <w:tab/>
            </w:r>
            <w:r w:rsidR="00862B58">
              <w:rPr>
                <w:webHidden/>
              </w:rPr>
              <w:fldChar w:fldCharType="begin"/>
            </w:r>
            <w:r w:rsidR="00862B58">
              <w:rPr>
                <w:webHidden/>
              </w:rPr>
              <w:instrText xml:space="preserve"> PAGEREF _Toc430860496 \h </w:instrText>
            </w:r>
            <w:r w:rsidR="00862B58">
              <w:rPr>
                <w:webHidden/>
              </w:rPr>
            </w:r>
            <w:r w:rsidR="00862B58">
              <w:rPr>
                <w:webHidden/>
              </w:rPr>
              <w:fldChar w:fldCharType="separate"/>
            </w:r>
            <w:r w:rsidR="00862B58">
              <w:rPr>
                <w:webHidden/>
              </w:rPr>
              <w:t>8</w:t>
            </w:r>
            <w:r w:rsidR="00862B58">
              <w:rPr>
                <w:webHidden/>
              </w:rPr>
              <w:fldChar w:fldCharType="end"/>
            </w:r>
          </w:hyperlink>
        </w:p>
        <w:p w:rsidR="00862B58" w:rsidRDefault="00571B95">
          <w:pPr>
            <w:pStyle w:val="TOC2"/>
            <w:rPr>
              <w:rFonts w:asciiTheme="minorHAnsi" w:eastAsiaTheme="minorEastAsia" w:hAnsiTheme="minorHAnsi" w:cstheme="minorBidi"/>
              <w:i w:val="0"/>
            </w:rPr>
          </w:pPr>
          <w:hyperlink w:anchor="_Toc430860500" w:history="1">
            <w:r w:rsidR="00862B58" w:rsidRPr="00912BA4">
              <w:rPr>
                <w:rStyle w:val="Hyperlink"/>
              </w:rPr>
              <w:t>3.2</w:t>
            </w:r>
            <w:r w:rsidR="00862B58">
              <w:rPr>
                <w:rFonts w:asciiTheme="minorHAnsi" w:eastAsiaTheme="minorEastAsia" w:hAnsiTheme="minorHAnsi" w:cstheme="minorBidi"/>
                <w:i w:val="0"/>
              </w:rPr>
              <w:tab/>
            </w:r>
            <w:r w:rsidR="00862B58" w:rsidRPr="00912BA4">
              <w:rPr>
                <w:rStyle w:val="Hyperlink"/>
              </w:rPr>
              <w:t>Task 2: Software Development Planning</w:t>
            </w:r>
            <w:r w:rsidR="00862B58">
              <w:rPr>
                <w:webHidden/>
              </w:rPr>
              <w:tab/>
            </w:r>
            <w:r w:rsidR="00862B58">
              <w:rPr>
                <w:webHidden/>
              </w:rPr>
              <w:fldChar w:fldCharType="begin"/>
            </w:r>
            <w:r w:rsidR="00862B58">
              <w:rPr>
                <w:webHidden/>
              </w:rPr>
              <w:instrText xml:space="preserve"> PAGEREF _Toc430860500 \h </w:instrText>
            </w:r>
            <w:r w:rsidR="00862B58">
              <w:rPr>
                <w:webHidden/>
              </w:rPr>
            </w:r>
            <w:r w:rsidR="00862B58">
              <w:rPr>
                <w:webHidden/>
              </w:rPr>
              <w:fldChar w:fldCharType="separate"/>
            </w:r>
            <w:r w:rsidR="00862B58">
              <w:rPr>
                <w:webHidden/>
              </w:rPr>
              <w:t>10</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1" w:history="1">
            <w:r w:rsidR="00862B58" w:rsidRPr="00912BA4">
              <w:rPr>
                <w:rStyle w:val="Hyperlink"/>
              </w:rPr>
              <w:t>3.2.1</w:t>
            </w:r>
            <w:r w:rsidR="00862B58">
              <w:rPr>
                <w:rFonts w:asciiTheme="minorHAnsi" w:eastAsiaTheme="minorEastAsia" w:hAnsiTheme="minorHAnsi" w:cstheme="minorBidi"/>
              </w:rPr>
              <w:tab/>
            </w:r>
            <w:r w:rsidR="00862B58" w:rsidRPr="00912BA4">
              <w:rPr>
                <w:rStyle w:val="Hyperlink"/>
              </w:rPr>
              <w:t>Requirements Specification Document</w:t>
            </w:r>
            <w:r w:rsidR="00862B58">
              <w:rPr>
                <w:webHidden/>
              </w:rPr>
              <w:tab/>
            </w:r>
            <w:r w:rsidR="00862B58">
              <w:rPr>
                <w:webHidden/>
              </w:rPr>
              <w:fldChar w:fldCharType="begin"/>
            </w:r>
            <w:r w:rsidR="00862B58">
              <w:rPr>
                <w:webHidden/>
              </w:rPr>
              <w:instrText xml:space="preserve"> PAGEREF _Toc430860501 \h </w:instrText>
            </w:r>
            <w:r w:rsidR="00862B58">
              <w:rPr>
                <w:webHidden/>
              </w:rPr>
            </w:r>
            <w:r w:rsidR="00862B58">
              <w:rPr>
                <w:webHidden/>
              </w:rPr>
              <w:fldChar w:fldCharType="separate"/>
            </w:r>
            <w:r w:rsidR="00862B58">
              <w:rPr>
                <w:webHidden/>
              </w:rPr>
              <w:t>10</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2" w:history="1">
            <w:r w:rsidR="00862B58" w:rsidRPr="00912BA4">
              <w:rPr>
                <w:rStyle w:val="Hyperlink"/>
              </w:rPr>
              <w:t>3.2.2</w:t>
            </w:r>
            <w:r w:rsidR="00862B58">
              <w:rPr>
                <w:rFonts w:asciiTheme="minorHAnsi" w:eastAsiaTheme="minorEastAsia" w:hAnsiTheme="minorHAnsi" w:cstheme="minorBidi"/>
              </w:rPr>
              <w:tab/>
            </w:r>
            <w:r w:rsidR="00862B58" w:rsidRPr="00912BA4">
              <w:rPr>
                <w:rStyle w:val="Hyperlink"/>
              </w:rPr>
              <w:t>Entry of Requirements, User Stories and Tasks</w:t>
            </w:r>
            <w:r w:rsidR="00862B58">
              <w:rPr>
                <w:webHidden/>
              </w:rPr>
              <w:tab/>
            </w:r>
            <w:r w:rsidR="00862B58">
              <w:rPr>
                <w:webHidden/>
              </w:rPr>
              <w:fldChar w:fldCharType="begin"/>
            </w:r>
            <w:r w:rsidR="00862B58">
              <w:rPr>
                <w:webHidden/>
              </w:rPr>
              <w:instrText xml:space="preserve"> PAGEREF _Toc430860502 \h </w:instrText>
            </w:r>
            <w:r w:rsidR="00862B58">
              <w:rPr>
                <w:webHidden/>
              </w:rPr>
            </w:r>
            <w:r w:rsidR="00862B58">
              <w:rPr>
                <w:webHidden/>
              </w:rPr>
              <w:fldChar w:fldCharType="separate"/>
            </w:r>
            <w:r w:rsidR="00862B58">
              <w:rPr>
                <w:webHidden/>
              </w:rPr>
              <w:t>10</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3" w:history="1">
            <w:r w:rsidR="00862B58" w:rsidRPr="00912BA4">
              <w:rPr>
                <w:rStyle w:val="Hyperlink"/>
              </w:rPr>
              <w:t>3.2.3</w:t>
            </w:r>
            <w:r w:rsidR="00862B58">
              <w:rPr>
                <w:rFonts w:asciiTheme="minorHAnsi" w:eastAsiaTheme="minorEastAsia" w:hAnsiTheme="minorHAnsi" w:cstheme="minorBidi"/>
              </w:rPr>
              <w:tab/>
            </w:r>
            <w:r w:rsidR="00862B58" w:rsidRPr="00912BA4">
              <w:rPr>
                <w:rStyle w:val="Hyperlink"/>
              </w:rPr>
              <w:t>System Design Document</w:t>
            </w:r>
            <w:r w:rsidR="00862B58">
              <w:rPr>
                <w:webHidden/>
              </w:rPr>
              <w:tab/>
            </w:r>
            <w:r w:rsidR="00862B58">
              <w:rPr>
                <w:webHidden/>
              </w:rPr>
              <w:fldChar w:fldCharType="begin"/>
            </w:r>
            <w:r w:rsidR="00862B58">
              <w:rPr>
                <w:webHidden/>
              </w:rPr>
              <w:instrText xml:space="preserve"> PAGEREF _Toc430860503 \h </w:instrText>
            </w:r>
            <w:r w:rsidR="00862B58">
              <w:rPr>
                <w:webHidden/>
              </w:rPr>
            </w:r>
            <w:r w:rsidR="00862B58">
              <w:rPr>
                <w:webHidden/>
              </w:rPr>
              <w:fldChar w:fldCharType="separate"/>
            </w:r>
            <w:r w:rsidR="00862B58">
              <w:rPr>
                <w:webHidden/>
              </w:rPr>
              <w:t>11</w:t>
            </w:r>
            <w:r w:rsidR="00862B58">
              <w:rPr>
                <w:webHidden/>
              </w:rPr>
              <w:fldChar w:fldCharType="end"/>
            </w:r>
          </w:hyperlink>
        </w:p>
        <w:p w:rsidR="00862B58" w:rsidRDefault="00571B95">
          <w:pPr>
            <w:pStyle w:val="TOC2"/>
            <w:rPr>
              <w:rFonts w:asciiTheme="minorHAnsi" w:eastAsiaTheme="minorEastAsia" w:hAnsiTheme="minorHAnsi" w:cstheme="minorBidi"/>
              <w:i w:val="0"/>
            </w:rPr>
          </w:pPr>
          <w:hyperlink w:anchor="_Toc430860504" w:history="1">
            <w:r w:rsidR="00862B58" w:rsidRPr="00912BA4">
              <w:rPr>
                <w:rStyle w:val="Hyperlink"/>
              </w:rPr>
              <w:t>3.3</w:t>
            </w:r>
            <w:r w:rsidR="00862B58">
              <w:rPr>
                <w:rFonts w:asciiTheme="minorHAnsi" w:eastAsiaTheme="minorEastAsia" w:hAnsiTheme="minorHAnsi" w:cstheme="minorBidi"/>
                <w:i w:val="0"/>
              </w:rPr>
              <w:tab/>
            </w:r>
            <w:r w:rsidR="00862B58" w:rsidRPr="00912BA4">
              <w:rPr>
                <w:rStyle w:val="Hyperlink"/>
              </w:rPr>
              <w:t>Task 3: Software Development</w:t>
            </w:r>
            <w:r w:rsidR="00862B58">
              <w:rPr>
                <w:webHidden/>
              </w:rPr>
              <w:tab/>
            </w:r>
            <w:r w:rsidR="00862B58">
              <w:rPr>
                <w:webHidden/>
              </w:rPr>
              <w:fldChar w:fldCharType="begin"/>
            </w:r>
            <w:r w:rsidR="00862B58">
              <w:rPr>
                <w:webHidden/>
              </w:rPr>
              <w:instrText xml:space="preserve"> PAGEREF _Toc430860504 \h </w:instrText>
            </w:r>
            <w:r w:rsidR="00862B58">
              <w:rPr>
                <w:webHidden/>
              </w:rPr>
            </w:r>
            <w:r w:rsidR="00862B58">
              <w:rPr>
                <w:webHidden/>
              </w:rPr>
              <w:fldChar w:fldCharType="separate"/>
            </w:r>
            <w:r w:rsidR="00862B58">
              <w:rPr>
                <w:webHidden/>
              </w:rPr>
              <w:t>12</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5" w:history="1">
            <w:r w:rsidR="00862B58" w:rsidRPr="00912BA4">
              <w:rPr>
                <w:rStyle w:val="Hyperlink"/>
              </w:rPr>
              <w:t>3.3.1</w:t>
            </w:r>
            <w:r w:rsidR="00862B58">
              <w:rPr>
                <w:rFonts w:asciiTheme="minorHAnsi" w:eastAsiaTheme="minorEastAsia" w:hAnsiTheme="minorHAnsi" w:cstheme="minorBidi"/>
              </w:rPr>
              <w:tab/>
            </w:r>
            <w:r w:rsidR="00862B58" w:rsidRPr="00912BA4">
              <w:rPr>
                <w:rStyle w:val="Hyperlink"/>
              </w:rPr>
              <w:t>Controlled Substances</w:t>
            </w:r>
            <w:r w:rsidR="00862B58">
              <w:rPr>
                <w:webHidden/>
              </w:rPr>
              <w:tab/>
            </w:r>
            <w:r w:rsidR="00862B58">
              <w:rPr>
                <w:webHidden/>
              </w:rPr>
              <w:fldChar w:fldCharType="begin"/>
            </w:r>
            <w:r w:rsidR="00862B58">
              <w:rPr>
                <w:webHidden/>
              </w:rPr>
              <w:instrText xml:space="preserve"> PAGEREF _Toc430860505 \h </w:instrText>
            </w:r>
            <w:r w:rsidR="00862B58">
              <w:rPr>
                <w:webHidden/>
              </w:rPr>
            </w:r>
            <w:r w:rsidR="00862B58">
              <w:rPr>
                <w:webHidden/>
              </w:rPr>
              <w:fldChar w:fldCharType="separate"/>
            </w:r>
            <w:r w:rsidR="00862B58">
              <w:rPr>
                <w:webHidden/>
              </w:rPr>
              <w:t>12</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6" w:history="1">
            <w:r w:rsidR="00862B58" w:rsidRPr="00912BA4">
              <w:rPr>
                <w:rStyle w:val="Hyperlink"/>
              </w:rPr>
              <w:t>3.3.2</w:t>
            </w:r>
            <w:r w:rsidR="00862B58">
              <w:rPr>
                <w:rFonts w:asciiTheme="minorHAnsi" w:eastAsiaTheme="minorEastAsia" w:hAnsiTheme="minorHAnsi" w:cstheme="minorBidi"/>
              </w:rPr>
              <w:tab/>
            </w:r>
            <w:r w:rsidR="00862B58" w:rsidRPr="00912BA4">
              <w:rPr>
                <w:rStyle w:val="Hyperlink"/>
              </w:rPr>
              <w:t>Drug Matching</w:t>
            </w:r>
            <w:r w:rsidR="00862B58">
              <w:rPr>
                <w:webHidden/>
              </w:rPr>
              <w:tab/>
            </w:r>
            <w:r w:rsidR="00862B58">
              <w:rPr>
                <w:webHidden/>
              </w:rPr>
              <w:fldChar w:fldCharType="begin"/>
            </w:r>
            <w:r w:rsidR="00862B58">
              <w:rPr>
                <w:webHidden/>
              </w:rPr>
              <w:instrText xml:space="preserve"> PAGEREF _Toc430860506 \h </w:instrText>
            </w:r>
            <w:r w:rsidR="00862B58">
              <w:rPr>
                <w:webHidden/>
              </w:rPr>
            </w:r>
            <w:r w:rsidR="00862B58">
              <w:rPr>
                <w:webHidden/>
              </w:rPr>
              <w:fldChar w:fldCharType="separate"/>
            </w:r>
            <w:r w:rsidR="00862B58">
              <w:rPr>
                <w:webHidden/>
              </w:rPr>
              <w:t>12</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7" w:history="1">
            <w:r w:rsidR="00862B58" w:rsidRPr="00912BA4">
              <w:rPr>
                <w:rStyle w:val="Hyperlink"/>
              </w:rPr>
              <w:t>3.3.3</w:t>
            </w:r>
            <w:r w:rsidR="00862B58">
              <w:rPr>
                <w:rFonts w:asciiTheme="minorHAnsi" w:eastAsiaTheme="minorEastAsia" w:hAnsiTheme="minorHAnsi" w:cstheme="minorBidi"/>
              </w:rPr>
              <w:tab/>
            </w:r>
            <w:r w:rsidR="00862B58" w:rsidRPr="00912BA4">
              <w:rPr>
                <w:rStyle w:val="Hyperlink"/>
              </w:rPr>
              <w:t>Medication Profile Display</w:t>
            </w:r>
            <w:r w:rsidR="00862B58">
              <w:rPr>
                <w:webHidden/>
              </w:rPr>
              <w:tab/>
            </w:r>
            <w:r w:rsidR="00862B58">
              <w:rPr>
                <w:webHidden/>
              </w:rPr>
              <w:fldChar w:fldCharType="begin"/>
            </w:r>
            <w:r w:rsidR="00862B58">
              <w:rPr>
                <w:webHidden/>
              </w:rPr>
              <w:instrText xml:space="preserve"> PAGEREF _Toc430860507 \h </w:instrText>
            </w:r>
            <w:r w:rsidR="00862B58">
              <w:rPr>
                <w:webHidden/>
              </w:rPr>
            </w:r>
            <w:r w:rsidR="00862B58">
              <w:rPr>
                <w:webHidden/>
              </w:rPr>
              <w:fldChar w:fldCharType="separate"/>
            </w:r>
            <w:r w:rsidR="00862B58">
              <w:rPr>
                <w:webHidden/>
              </w:rPr>
              <w:t>13</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8" w:history="1">
            <w:r w:rsidR="00862B58" w:rsidRPr="00912BA4">
              <w:rPr>
                <w:rStyle w:val="Hyperlink"/>
              </w:rPr>
              <w:t>3.3.4</w:t>
            </w:r>
            <w:r w:rsidR="00862B58">
              <w:rPr>
                <w:rFonts w:asciiTheme="minorHAnsi" w:eastAsiaTheme="minorEastAsia" w:hAnsiTheme="minorHAnsi" w:cstheme="minorBidi"/>
              </w:rPr>
              <w:tab/>
            </w:r>
            <w:r w:rsidR="00862B58" w:rsidRPr="00912BA4">
              <w:rPr>
                <w:rStyle w:val="Hyperlink"/>
              </w:rPr>
              <w:t>Lock Out Removal</w:t>
            </w:r>
            <w:r w:rsidR="00862B58">
              <w:rPr>
                <w:webHidden/>
              </w:rPr>
              <w:tab/>
            </w:r>
            <w:r w:rsidR="00862B58">
              <w:rPr>
                <w:webHidden/>
              </w:rPr>
              <w:fldChar w:fldCharType="begin"/>
            </w:r>
            <w:r w:rsidR="00862B58">
              <w:rPr>
                <w:webHidden/>
              </w:rPr>
              <w:instrText xml:space="preserve"> PAGEREF _Toc430860508 \h </w:instrText>
            </w:r>
            <w:r w:rsidR="00862B58">
              <w:rPr>
                <w:webHidden/>
              </w:rPr>
            </w:r>
            <w:r w:rsidR="00862B58">
              <w:rPr>
                <w:webHidden/>
              </w:rPr>
              <w:fldChar w:fldCharType="separate"/>
            </w:r>
            <w:r w:rsidR="00862B58">
              <w:rPr>
                <w:webHidden/>
              </w:rPr>
              <w:t>13</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09" w:history="1">
            <w:r w:rsidR="00862B58" w:rsidRPr="00912BA4">
              <w:rPr>
                <w:rStyle w:val="Hyperlink"/>
              </w:rPr>
              <w:t>3.3.5</w:t>
            </w:r>
            <w:r w:rsidR="00862B58">
              <w:rPr>
                <w:rFonts w:asciiTheme="minorHAnsi" w:eastAsiaTheme="minorEastAsia" w:hAnsiTheme="minorHAnsi" w:cstheme="minorBidi"/>
              </w:rPr>
              <w:tab/>
            </w:r>
            <w:r w:rsidR="00862B58" w:rsidRPr="00912BA4">
              <w:rPr>
                <w:rStyle w:val="Hyperlink"/>
              </w:rPr>
              <w:t>Documentation</w:t>
            </w:r>
            <w:r w:rsidR="00862B58">
              <w:rPr>
                <w:webHidden/>
              </w:rPr>
              <w:tab/>
            </w:r>
            <w:r w:rsidR="00862B58">
              <w:rPr>
                <w:webHidden/>
              </w:rPr>
              <w:fldChar w:fldCharType="begin"/>
            </w:r>
            <w:r w:rsidR="00862B58">
              <w:rPr>
                <w:webHidden/>
              </w:rPr>
              <w:instrText xml:space="preserve"> PAGEREF _Toc430860509 \h </w:instrText>
            </w:r>
            <w:r w:rsidR="00862B58">
              <w:rPr>
                <w:webHidden/>
              </w:rPr>
            </w:r>
            <w:r w:rsidR="00862B58">
              <w:rPr>
                <w:webHidden/>
              </w:rPr>
              <w:fldChar w:fldCharType="separate"/>
            </w:r>
            <w:r w:rsidR="00862B58">
              <w:rPr>
                <w:webHidden/>
              </w:rPr>
              <w:t>14</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0" w:history="1">
            <w:r w:rsidR="00862B58" w:rsidRPr="00912BA4">
              <w:rPr>
                <w:rStyle w:val="Hyperlink"/>
              </w:rPr>
              <w:t>3.3.6</w:t>
            </w:r>
            <w:r w:rsidR="00862B58">
              <w:rPr>
                <w:rFonts w:asciiTheme="minorHAnsi" w:eastAsiaTheme="minorEastAsia" w:hAnsiTheme="minorHAnsi" w:cstheme="minorBidi"/>
              </w:rPr>
              <w:tab/>
            </w:r>
            <w:r w:rsidR="00862B58" w:rsidRPr="00912BA4">
              <w:rPr>
                <w:rStyle w:val="Hyperlink"/>
              </w:rPr>
              <w:t>Test Fixes and Patches</w:t>
            </w:r>
            <w:r w:rsidR="00862B58">
              <w:rPr>
                <w:webHidden/>
              </w:rPr>
              <w:tab/>
            </w:r>
            <w:r w:rsidR="00862B58">
              <w:rPr>
                <w:webHidden/>
              </w:rPr>
              <w:fldChar w:fldCharType="begin"/>
            </w:r>
            <w:r w:rsidR="00862B58">
              <w:rPr>
                <w:webHidden/>
              </w:rPr>
              <w:instrText xml:space="preserve"> PAGEREF _Toc430860510 \h </w:instrText>
            </w:r>
            <w:r w:rsidR="00862B58">
              <w:rPr>
                <w:webHidden/>
              </w:rPr>
            </w:r>
            <w:r w:rsidR="00862B58">
              <w:rPr>
                <w:webHidden/>
              </w:rPr>
              <w:fldChar w:fldCharType="separate"/>
            </w:r>
            <w:r w:rsidR="00862B58">
              <w:rPr>
                <w:webHidden/>
              </w:rPr>
              <w:t>14</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1" w:history="1">
            <w:r w:rsidR="00862B58" w:rsidRPr="00912BA4">
              <w:rPr>
                <w:rStyle w:val="Hyperlink"/>
              </w:rPr>
              <w:t>3.3.7</w:t>
            </w:r>
            <w:r w:rsidR="00862B58">
              <w:rPr>
                <w:rFonts w:asciiTheme="minorHAnsi" w:eastAsiaTheme="minorEastAsia" w:hAnsiTheme="minorHAnsi" w:cstheme="minorBidi"/>
              </w:rPr>
              <w:tab/>
            </w:r>
            <w:r w:rsidR="00862B58" w:rsidRPr="00912BA4">
              <w:rPr>
                <w:rStyle w:val="Hyperlink"/>
              </w:rPr>
              <w:t>Updates to Documentation for Initial Operating Capability</w:t>
            </w:r>
            <w:r w:rsidR="00862B58">
              <w:rPr>
                <w:webHidden/>
              </w:rPr>
              <w:tab/>
            </w:r>
            <w:r w:rsidR="00862B58">
              <w:rPr>
                <w:webHidden/>
              </w:rPr>
              <w:fldChar w:fldCharType="begin"/>
            </w:r>
            <w:r w:rsidR="00862B58">
              <w:rPr>
                <w:webHidden/>
              </w:rPr>
              <w:instrText xml:space="preserve"> PAGEREF _Toc430860511 \h </w:instrText>
            </w:r>
            <w:r w:rsidR="00862B58">
              <w:rPr>
                <w:webHidden/>
              </w:rPr>
            </w:r>
            <w:r w:rsidR="00862B58">
              <w:rPr>
                <w:webHidden/>
              </w:rPr>
              <w:fldChar w:fldCharType="separate"/>
            </w:r>
            <w:r w:rsidR="00862B58">
              <w:rPr>
                <w:webHidden/>
              </w:rPr>
              <w:t>14</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2" w:history="1">
            <w:r w:rsidR="00862B58" w:rsidRPr="00912BA4">
              <w:rPr>
                <w:rStyle w:val="Hyperlink"/>
              </w:rPr>
              <w:t>3.3.8</w:t>
            </w:r>
            <w:r w:rsidR="00862B58">
              <w:rPr>
                <w:rFonts w:asciiTheme="minorHAnsi" w:eastAsiaTheme="minorEastAsia" w:hAnsiTheme="minorHAnsi" w:cstheme="minorBidi"/>
              </w:rPr>
              <w:tab/>
            </w:r>
            <w:r w:rsidR="00862B58" w:rsidRPr="00912BA4">
              <w:rPr>
                <w:rStyle w:val="Hyperlink"/>
              </w:rPr>
              <w:t>Document Tasks</w:t>
            </w:r>
            <w:r w:rsidR="00862B58">
              <w:rPr>
                <w:webHidden/>
              </w:rPr>
              <w:tab/>
            </w:r>
            <w:r w:rsidR="00862B58">
              <w:rPr>
                <w:webHidden/>
              </w:rPr>
              <w:fldChar w:fldCharType="begin"/>
            </w:r>
            <w:r w:rsidR="00862B58">
              <w:rPr>
                <w:webHidden/>
              </w:rPr>
              <w:instrText xml:space="preserve"> PAGEREF _Toc430860512 \h </w:instrText>
            </w:r>
            <w:r w:rsidR="00862B58">
              <w:rPr>
                <w:webHidden/>
              </w:rPr>
            </w:r>
            <w:r w:rsidR="00862B58">
              <w:rPr>
                <w:webHidden/>
              </w:rPr>
              <w:fldChar w:fldCharType="separate"/>
            </w:r>
            <w:r w:rsidR="00862B58">
              <w:rPr>
                <w:webHidden/>
              </w:rPr>
              <w:t>14</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3" w:history="1">
            <w:r w:rsidR="00862B58" w:rsidRPr="00912BA4">
              <w:rPr>
                <w:rStyle w:val="Hyperlink"/>
              </w:rPr>
              <w:t>3.3.9</w:t>
            </w:r>
            <w:r w:rsidR="00862B58">
              <w:rPr>
                <w:rFonts w:asciiTheme="minorHAnsi" w:eastAsiaTheme="minorEastAsia" w:hAnsiTheme="minorHAnsi" w:cstheme="minorBidi"/>
              </w:rPr>
              <w:tab/>
            </w:r>
            <w:r w:rsidR="00862B58" w:rsidRPr="00912BA4">
              <w:rPr>
                <w:rStyle w:val="Hyperlink"/>
              </w:rPr>
              <w:t>Other Tasks</w:t>
            </w:r>
            <w:r w:rsidR="00862B58">
              <w:rPr>
                <w:webHidden/>
              </w:rPr>
              <w:tab/>
            </w:r>
            <w:r w:rsidR="00862B58">
              <w:rPr>
                <w:webHidden/>
              </w:rPr>
              <w:fldChar w:fldCharType="begin"/>
            </w:r>
            <w:r w:rsidR="00862B58">
              <w:rPr>
                <w:webHidden/>
              </w:rPr>
              <w:instrText xml:space="preserve"> PAGEREF _Toc430860513 \h </w:instrText>
            </w:r>
            <w:r w:rsidR="00862B58">
              <w:rPr>
                <w:webHidden/>
              </w:rPr>
            </w:r>
            <w:r w:rsidR="00862B58">
              <w:rPr>
                <w:webHidden/>
              </w:rPr>
              <w:fldChar w:fldCharType="separate"/>
            </w:r>
            <w:r w:rsidR="00862B58">
              <w:rPr>
                <w:webHidden/>
              </w:rPr>
              <w:t>14</w:t>
            </w:r>
            <w:r w:rsidR="00862B58">
              <w:rPr>
                <w:webHidden/>
              </w:rPr>
              <w:fldChar w:fldCharType="end"/>
            </w:r>
          </w:hyperlink>
        </w:p>
        <w:p w:rsidR="00862B58" w:rsidRDefault="00571B95">
          <w:pPr>
            <w:pStyle w:val="TOC3"/>
            <w:tabs>
              <w:tab w:val="left" w:pos="2160"/>
            </w:tabs>
            <w:rPr>
              <w:rFonts w:asciiTheme="minorHAnsi" w:eastAsiaTheme="minorEastAsia" w:hAnsiTheme="minorHAnsi" w:cstheme="minorBidi"/>
            </w:rPr>
          </w:pPr>
          <w:hyperlink w:anchor="_Toc430860514" w:history="1">
            <w:r w:rsidR="00862B58" w:rsidRPr="00912BA4">
              <w:rPr>
                <w:rStyle w:val="Hyperlink"/>
              </w:rPr>
              <w:t>3.3.10</w:t>
            </w:r>
            <w:r w:rsidR="00862B58">
              <w:rPr>
                <w:rFonts w:asciiTheme="minorHAnsi" w:eastAsiaTheme="minorEastAsia" w:hAnsiTheme="minorHAnsi" w:cstheme="minorBidi"/>
              </w:rPr>
              <w:tab/>
            </w:r>
            <w:r w:rsidR="00862B58" w:rsidRPr="00912BA4">
              <w:rPr>
                <w:rStyle w:val="Hyperlink"/>
              </w:rPr>
              <w:t>Remote Fill VistA Modifications</w:t>
            </w:r>
            <w:r w:rsidR="00862B58">
              <w:rPr>
                <w:webHidden/>
              </w:rPr>
              <w:tab/>
            </w:r>
            <w:r w:rsidR="00862B58">
              <w:rPr>
                <w:webHidden/>
              </w:rPr>
              <w:fldChar w:fldCharType="begin"/>
            </w:r>
            <w:r w:rsidR="00862B58">
              <w:rPr>
                <w:webHidden/>
              </w:rPr>
              <w:instrText xml:space="preserve"> PAGEREF _Toc430860514 \h </w:instrText>
            </w:r>
            <w:r w:rsidR="00862B58">
              <w:rPr>
                <w:webHidden/>
              </w:rPr>
            </w:r>
            <w:r w:rsidR="00862B58">
              <w:rPr>
                <w:webHidden/>
              </w:rPr>
              <w:fldChar w:fldCharType="separate"/>
            </w:r>
            <w:r w:rsidR="00862B58">
              <w:rPr>
                <w:webHidden/>
              </w:rPr>
              <w:t>15</w:t>
            </w:r>
            <w:r w:rsidR="00862B58">
              <w:rPr>
                <w:webHidden/>
              </w:rPr>
              <w:fldChar w:fldCharType="end"/>
            </w:r>
          </w:hyperlink>
        </w:p>
        <w:p w:rsidR="00862B58" w:rsidRDefault="00571B95">
          <w:pPr>
            <w:pStyle w:val="TOC2"/>
            <w:rPr>
              <w:rFonts w:asciiTheme="minorHAnsi" w:eastAsiaTheme="minorEastAsia" w:hAnsiTheme="minorHAnsi" w:cstheme="minorBidi"/>
              <w:i w:val="0"/>
            </w:rPr>
          </w:pPr>
          <w:hyperlink w:anchor="_Toc430860515" w:history="1">
            <w:r w:rsidR="00862B58" w:rsidRPr="00912BA4">
              <w:rPr>
                <w:rStyle w:val="Hyperlink"/>
              </w:rPr>
              <w:t>3.4</w:t>
            </w:r>
            <w:r w:rsidR="00862B58">
              <w:rPr>
                <w:rFonts w:asciiTheme="minorHAnsi" w:eastAsiaTheme="minorEastAsia" w:hAnsiTheme="minorHAnsi" w:cstheme="minorBidi"/>
                <w:i w:val="0"/>
              </w:rPr>
              <w:tab/>
            </w:r>
            <w:r w:rsidR="00862B58" w:rsidRPr="00912BA4">
              <w:rPr>
                <w:rStyle w:val="Hyperlink"/>
              </w:rPr>
              <w:t>Task 4: Testing</w:t>
            </w:r>
            <w:r w:rsidR="00862B58">
              <w:rPr>
                <w:webHidden/>
              </w:rPr>
              <w:tab/>
            </w:r>
            <w:r w:rsidR="00862B58">
              <w:rPr>
                <w:webHidden/>
              </w:rPr>
              <w:fldChar w:fldCharType="begin"/>
            </w:r>
            <w:r w:rsidR="00862B58">
              <w:rPr>
                <w:webHidden/>
              </w:rPr>
              <w:instrText xml:space="preserve"> PAGEREF _Toc430860515 \h </w:instrText>
            </w:r>
            <w:r w:rsidR="00862B58">
              <w:rPr>
                <w:webHidden/>
              </w:rPr>
            </w:r>
            <w:r w:rsidR="00862B58">
              <w:rPr>
                <w:webHidden/>
              </w:rPr>
              <w:fldChar w:fldCharType="separate"/>
            </w:r>
            <w:r w:rsidR="00862B58">
              <w:rPr>
                <w:webHidden/>
              </w:rPr>
              <w:t>16</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6" w:history="1">
            <w:r w:rsidR="00862B58" w:rsidRPr="00912BA4">
              <w:rPr>
                <w:rStyle w:val="Hyperlink"/>
              </w:rPr>
              <w:t>3.4.1</w:t>
            </w:r>
            <w:r w:rsidR="00862B58">
              <w:rPr>
                <w:rFonts w:asciiTheme="minorHAnsi" w:eastAsiaTheme="minorEastAsia" w:hAnsiTheme="minorHAnsi" w:cstheme="minorBidi"/>
              </w:rPr>
              <w:tab/>
            </w:r>
            <w:r w:rsidR="00862B58" w:rsidRPr="00912BA4">
              <w:rPr>
                <w:rStyle w:val="Hyperlink"/>
              </w:rPr>
              <w:t>Planning</w:t>
            </w:r>
            <w:r w:rsidR="00862B58">
              <w:rPr>
                <w:webHidden/>
              </w:rPr>
              <w:tab/>
            </w:r>
            <w:r w:rsidR="00862B58">
              <w:rPr>
                <w:webHidden/>
              </w:rPr>
              <w:fldChar w:fldCharType="begin"/>
            </w:r>
            <w:r w:rsidR="00862B58">
              <w:rPr>
                <w:webHidden/>
              </w:rPr>
              <w:instrText xml:space="preserve"> PAGEREF _Toc430860516 \h </w:instrText>
            </w:r>
            <w:r w:rsidR="00862B58">
              <w:rPr>
                <w:webHidden/>
              </w:rPr>
            </w:r>
            <w:r w:rsidR="00862B58">
              <w:rPr>
                <w:webHidden/>
              </w:rPr>
              <w:fldChar w:fldCharType="separate"/>
            </w:r>
            <w:r w:rsidR="00862B58">
              <w:rPr>
                <w:webHidden/>
              </w:rPr>
              <w:t>16</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7" w:history="1">
            <w:r w:rsidR="00862B58" w:rsidRPr="00912BA4">
              <w:rPr>
                <w:rStyle w:val="Hyperlink"/>
              </w:rPr>
              <w:t>3.4.2</w:t>
            </w:r>
            <w:r w:rsidR="00862B58">
              <w:rPr>
                <w:rFonts w:asciiTheme="minorHAnsi" w:eastAsiaTheme="minorEastAsia" w:hAnsiTheme="minorHAnsi" w:cstheme="minorBidi"/>
              </w:rPr>
              <w:tab/>
            </w:r>
            <w:r w:rsidR="00862B58" w:rsidRPr="00912BA4">
              <w:rPr>
                <w:rStyle w:val="Hyperlink"/>
              </w:rPr>
              <w:t>Test Cases and Test Scripts</w:t>
            </w:r>
            <w:r w:rsidR="00862B58">
              <w:rPr>
                <w:webHidden/>
              </w:rPr>
              <w:tab/>
            </w:r>
            <w:r w:rsidR="00862B58">
              <w:rPr>
                <w:webHidden/>
              </w:rPr>
              <w:fldChar w:fldCharType="begin"/>
            </w:r>
            <w:r w:rsidR="00862B58">
              <w:rPr>
                <w:webHidden/>
              </w:rPr>
              <w:instrText xml:space="preserve"> PAGEREF _Toc430860517 \h </w:instrText>
            </w:r>
            <w:r w:rsidR="00862B58">
              <w:rPr>
                <w:webHidden/>
              </w:rPr>
            </w:r>
            <w:r w:rsidR="00862B58">
              <w:rPr>
                <w:webHidden/>
              </w:rPr>
              <w:fldChar w:fldCharType="separate"/>
            </w:r>
            <w:r w:rsidR="00862B58">
              <w:rPr>
                <w:webHidden/>
              </w:rPr>
              <w:t>16</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8" w:history="1">
            <w:r w:rsidR="00862B58" w:rsidRPr="00912BA4">
              <w:rPr>
                <w:rStyle w:val="Hyperlink"/>
              </w:rPr>
              <w:t>3.4.3</w:t>
            </w:r>
            <w:r w:rsidR="00862B58">
              <w:rPr>
                <w:rFonts w:asciiTheme="minorHAnsi" w:eastAsiaTheme="minorEastAsia" w:hAnsiTheme="minorHAnsi" w:cstheme="minorBidi"/>
              </w:rPr>
              <w:tab/>
            </w:r>
            <w:r w:rsidR="00862B58" w:rsidRPr="00912BA4">
              <w:rPr>
                <w:rStyle w:val="Hyperlink"/>
              </w:rPr>
              <w:t>Test Site Identification (IOC)</w:t>
            </w:r>
            <w:r w:rsidR="00862B58">
              <w:rPr>
                <w:webHidden/>
              </w:rPr>
              <w:tab/>
            </w:r>
            <w:r w:rsidR="00862B58">
              <w:rPr>
                <w:webHidden/>
              </w:rPr>
              <w:fldChar w:fldCharType="begin"/>
            </w:r>
            <w:r w:rsidR="00862B58">
              <w:rPr>
                <w:webHidden/>
              </w:rPr>
              <w:instrText xml:space="preserve"> PAGEREF _Toc430860518 \h </w:instrText>
            </w:r>
            <w:r w:rsidR="00862B58">
              <w:rPr>
                <w:webHidden/>
              </w:rPr>
            </w:r>
            <w:r w:rsidR="00862B58">
              <w:rPr>
                <w:webHidden/>
              </w:rPr>
              <w:fldChar w:fldCharType="separate"/>
            </w:r>
            <w:r w:rsidR="00862B58">
              <w:rPr>
                <w:webHidden/>
              </w:rPr>
              <w:t>17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19" w:history="1">
            <w:r w:rsidR="00862B58" w:rsidRPr="00912BA4">
              <w:rPr>
                <w:rStyle w:val="Hyperlink"/>
              </w:rPr>
              <w:t>3.4.4</w:t>
            </w:r>
            <w:r w:rsidR="00862B58">
              <w:rPr>
                <w:rFonts w:asciiTheme="minorHAnsi" w:eastAsiaTheme="minorEastAsia" w:hAnsiTheme="minorHAnsi" w:cstheme="minorBidi"/>
              </w:rPr>
              <w:tab/>
            </w:r>
            <w:r w:rsidR="00862B58" w:rsidRPr="00912BA4">
              <w:rPr>
                <w:rStyle w:val="Hyperlink"/>
              </w:rPr>
              <w:t>Operational Readiness Review</w:t>
            </w:r>
            <w:r w:rsidR="00862B58">
              <w:rPr>
                <w:webHidden/>
              </w:rPr>
              <w:tab/>
            </w:r>
            <w:r w:rsidR="00862B58">
              <w:rPr>
                <w:webHidden/>
              </w:rPr>
              <w:fldChar w:fldCharType="begin"/>
            </w:r>
            <w:r w:rsidR="00862B58">
              <w:rPr>
                <w:webHidden/>
              </w:rPr>
              <w:instrText xml:space="preserve"> PAGEREF _Toc430860519 \h </w:instrText>
            </w:r>
            <w:r w:rsidR="00862B58">
              <w:rPr>
                <w:webHidden/>
              </w:rPr>
            </w:r>
            <w:r w:rsidR="00862B58">
              <w:rPr>
                <w:webHidden/>
              </w:rPr>
              <w:fldChar w:fldCharType="separate"/>
            </w:r>
            <w:r w:rsidR="00862B58">
              <w:rPr>
                <w:webHidden/>
              </w:rPr>
              <w:t>17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0" w:history="1">
            <w:r w:rsidR="00862B58" w:rsidRPr="00912BA4">
              <w:rPr>
                <w:rStyle w:val="Hyperlink"/>
              </w:rPr>
              <w:t>3.4.5</w:t>
            </w:r>
            <w:r w:rsidR="00862B58">
              <w:rPr>
                <w:rFonts w:asciiTheme="minorHAnsi" w:eastAsiaTheme="minorEastAsia" w:hAnsiTheme="minorHAnsi" w:cstheme="minorBidi"/>
              </w:rPr>
              <w:tab/>
            </w:r>
            <w:r w:rsidR="00862B58" w:rsidRPr="00912BA4">
              <w:rPr>
                <w:rStyle w:val="Hyperlink"/>
              </w:rPr>
              <w:t>Unit Function Testing</w:t>
            </w:r>
            <w:r w:rsidR="00862B58">
              <w:rPr>
                <w:webHidden/>
              </w:rPr>
              <w:tab/>
            </w:r>
            <w:r w:rsidR="00862B58">
              <w:rPr>
                <w:webHidden/>
              </w:rPr>
              <w:fldChar w:fldCharType="begin"/>
            </w:r>
            <w:r w:rsidR="00862B58">
              <w:rPr>
                <w:webHidden/>
              </w:rPr>
              <w:instrText xml:space="preserve"> PAGEREF _Toc430860520 \h </w:instrText>
            </w:r>
            <w:r w:rsidR="00862B58">
              <w:rPr>
                <w:webHidden/>
              </w:rPr>
            </w:r>
            <w:r w:rsidR="00862B58">
              <w:rPr>
                <w:webHidden/>
              </w:rPr>
              <w:fldChar w:fldCharType="separate"/>
            </w:r>
            <w:r w:rsidR="00862B58">
              <w:rPr>
                <w:webHidden/>
              </w:rPr>
              <w:t>17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1" w:history="1">
            <w:r w:rsidR="00862B58" w:rsidRPr="00912BA4">
              <w:rPr>
                <w:rStyle w:val="Hyperlink"/>
              </w:rPr>
              <w:t>3.4.6</w:t>
            </w:r>
            <w:r w:rsidR="00862B58">
              <w:rPr>
                <w:rFonts w:asciiTheme="minorHAnsi" w:eastAsiaTheme="minorEastAsia" w:hAnsiTheme="minorHAnsi" w:cstheme="minorBidi"/>
              </w:rPr>
              <w:tab/>
            </w:r>
            <w:r w:rsidR="00862B58" w:rsidRPr="00912BA4">
              <w:rPr>
                <w:rStyle w:val="Hyperlink"/>
              </w:rPr>
              <w:t>Software Quality Assurance Testing</w:t>
            </w:r>
            <w:r w:rsidR="00862B58">
              <w:rPr>
                <w:webHidden/>
              </w:rPr>
              <w:tab/>
            </w:r>
            <w:r w:rsidR="00862B58">
              <w:rPr>
                <w:webHidden/>
              </w:rPr>
              <w:fldChar w:fldCharType="begin"/>
            </w:r>
            <w:r w:rsidR="00862B58">
              <w:rPr>
                <w:webHidden/>
              </w:rPr>
              <w:instrText xml:space="preserve"> PAGEREF _Toc430860521 \h </w:instrText>
            </w:r>
            <w:r w:rsidR="00862B58">
              <w:rPr>
                <w:webHidden/>
              </w:rPr>
            </w:r>
            <w:r w:rsidR="00862B58">
              <w:rPr>
                <w:webHidden/>
              </w:rPr>
              <w:fldChar w:fldCharType="separate"/>
            </w:r>
            <w:r w:rsidR="00862B58">
              <w:rPr>
                <w:webHidden/>
              </w:rPr>
              <w:t>17</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2" w:history="1">
            <w:r w:rsidR="00862B58" w:rsidRPr="00912BA4">
              <w:rPr>
                <w:rStyle w:val="Hyperlink"/>
              </w:rPr>
              <w:t>3.4.7</w:t>
            </w:r>
            <w:r w:rsidR="00862B58">
              <w:rPr>
                <w:rFonts w:asciiTheme="minorHAnsi" w:eastAsiaTheme="minorEastAsia" w:hAnsiTheme="minorHAnsi" w:cstheme="minorBidi"/>
              </w:rPr>
              <w:tab/>
            </w:r>
            <w:r w:rsidR="00862B58" w:rsidRPr="00912BA4">
              <w:rPr>
                <w:rStyle w:val="Hyperlink"/>
              </w:rPr>
              <w:t>User Functional Testing</w:t>
            </w:r>
            <w:r w:rsidR="00862B58">
              <w:rPr>
                <w:webHidden/>
              </w:rPr>
              <w:tab/>
            </w:r>
            <w:r w:rsidR="00862B58">
              <w:rPr>
                <w:webHidden/>
              </w:rPr>
              <w:fldChar w:fldCharType="begin"/>
            </w:r>
            <w:r w:rsidR="00862B58">
              <w:rPr>
                <w:webHidden/>
              </w:rPr>
              <w:instrText xml:space="preserve"> PAGEREF _Toc430860522 \h </w:instrText>
            </w:r>
            <w:r w:rsidR="00862B58">
              <w:rPr>
                <w:webHidden/>
              </w:rPr>
            </w:r>
            <w:r w:rsidR="00862B58">
              <w:rPr>
                <w:webHidden/>
              </w:rPr>
              <w:fldChar w:fldCharType="separate"/>
            </w:r>
            <w:r w:rsidR="00862B58">
              <w:rPr>
                <w:webHidden/>
              </w:rPr>
              <w:t>18</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3" w:history="1">
            <w:r w:rsidR="00862B58" w:rsidRPr="00912BA4">
              <w:rPr>
                <w:rStyle w:val="Hyperlink"/>
              </w:rPr>
              <w:t>3.4.8</w:t>
            </w:r>
            <w:r w:rsidR="00862B58">
              <w:rPr>
                <w:rFonts w:asciiTheme="minorHAnsi" w:eastAsiaTheme="minorEastAsia" w:hAnsiTheme="minorHAnsi" w:cstheme="minorBidi"/>
              </w:rPr>
              <w:tab/>
            </w:r>
            <w:r w:rsidR="00862B58" w:rsidRPr="00912BA4">
              <w:rPr>
                <w:rStyle w:val="Hyperlink"/>
              </w:rPr>
              <w:t>Operational Readiness</w:t>
            </w:r>
            <w:r w:rsidR="00862B58">
              <w:rPr>
                <w:webHidden/>
              </w:rPr>
              <w:tab/>
            </w:r>
            <w:r w:rsidR="00862B58">
              <w:rPr>
                <w:webHidden/>
              </w:rPr>
              <w:fldChar w:fldCharType="begin"/>
            </w:r>
            <w:r w:rsidR="00862B58">
              <w:rPr>
                <w:webHidden/>
              </w:rPr>
              <w:instrText xml:space="preserve"> PAGEREF _Toc430860523 \h </w:instrText>
            </w:r>
            <w:r w:rsidR="00862B58">
              <w:rPr>
                <w:webHidden/>
              </w:rPr>
            </w:r>
            <w:r w:rsidR="00862B58">
              <w:rPr>
                <w:webHidden/>
              </w:rPr>
              <w:fldChar w:fldCharType="separate"/>
            </w:r>
            <w:r w:rsidR="00862B58">
              <w:rPr>
                <w:webHidden/>
              </w:rPr>
              <w:t>18</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4" w:history="1">
            <w:r w:rsidR="00862B58" w:rsidRPr="00912BA4">
              <w:rPr>
                <w:rStyle w:val="Hyperlink"/>
              </w:rPr>
              <w:t>3.4.9</w:t>
            </w:r>
            <w:r w:rsidR="00862B58">
              <w:rPr>
                <w:rFonts w:asciiTheme="minorHAnsi" w:eastAsiaTheme="minorEastAsia" w:hAnsiTheme="minorHAnsi" w:cstheme="minorBidi"/>
              </w:rPr>
              <w:tab/>
            </w:r>
            <w:r w:rsidR="00862B58" w:rsidRPr="00912BA4">
              <w:rPr>
                <w:rStyle w:val="Hyperlink"/>
              </w:rPr>
              <w:t>Initial Operating Capability Testing</w:t>
            </w:r>
            <w:r w:rsidR="00862B58">
              <w:rPr>
                <w:webHidden/>
              </w:rPr>
              <w:tab/>
            </w:r>
            <w:r w:rsidR="00862B58">
              <w:rPr>
                <w:webHidden/>
              </w:rPr>
              <w:fldChar w:fldCharType="begin"/>
            </w:r>
            <w:r w:rsidR="00862B58">
              <w:rPr>
                <w:webHidden/>
              </w:rPr>
              <w:instrText xml:space="preserve"> PAGEREF _Toc430860524 \h </w:instrText>
            </w:r>
            <w:r w:rsidR="00862B58">
              <w:rPr>
                <w:webHidden/>
              </w:rPr>
            </w:r>
            <w:r w:rsidR="00862B58">
              <w:rPr>
                <w:webHidden/>
              </w:rPr>
              <w:fldChar w:fldCharType="separate"/>
            </w:r>
            <w:r w:rsidR="00862B58">
              <w:rPr>
                <w:webHidden/>
              </w:rPr>
              <w:t>18</w:t>
            </w:r>
            <w:r w:rsidR="00862B58">
              <w:rPr>
                <w:webHidden/>
              </w:rPr>
              <w:fldChar w:fldCharType="end"/>
            </w:r>
          </w:hyperlink>
        </w:p>
        <w:p w:rsidR="00862B58" w:rsidRDefault="00571B95">
          <w:pPr>
            <w:pStyle w:val="TOC2"/>
            <w:rPr>
              <w:rFonts w:asciiTheme="minorHAnsi" w:eastAsiaTheme="minorEastAsia" w:hAnsiTheme="minorHAnsi" w:cstheme="minorBidi"/>
              <w:i w:val="0"/>
            </w:rPr>
          </w:pPr>
          <w:hyperlink w:anchor="_Toc430860525" w:history="1">
            <w:r w:rsidR="00862B58" w:rsidRPr="00912BA4">
              <w:rPr>
                <w:rStyle w:val="Hyperlink"/>
              </w:rPr>
              <w:t>3.5</w:t>
            </w:r>
            <w:r w:rsidR="00862B58">
              <w:rPr>
                <w:rFonts w:asciiTheme="minorHAnsi" w:eastAsiaTheme="minorEastAsia" w:hAnsiTheme="minorHAnsi" w:cstheme="minorBidi"/>
                <w:i w:val="0"/>
              </w:rPr>
              <w:tab/>
            </w:r>
            <w:r w:rsidR="00862B58" w:rsidRPr="00912BA4">
              <w:rPr>
                <w:rStyle w:val="Hyperlink"/>
              </w:rPr>
              <w:t>Task 5: Introduction to VistA Intake Program</w:t>
            </w:r>
            <w:r w:rsidR="00862B58">
              <w:rPr>
                <w:webHidden/>
              </w:rPr>
              <w:tab/>
            </w:r>
            <w:r w:rsidR="00862B58">
              <w:rPr>
                <w:webHidden/>
              </w:rPr>
              <w:fldChar w:fldCharType="begin"/>
            </w:r>
            <w:r w:rsidR="00862B58">
              <w:rPr>
                <w:webHidden/>
              </w:rPr>
              <w:instrText xml:space="preserve"> PAGEREF _Toc430860525 \h </w:instrText>
            </w:r>
            <w:r w:rsidR="00862B58">
              <w:rPr>
                <w:webHidden/>
              </w:rPr>
            </w:r>
            <w:r w:rsidR="00862B58">
              <w:rPr>
                <w:webHidden/>
              </w:rPr>
              <w:fldChar w:fldCharType="separate"/>
            </w:r>
            <w:r w:rsidR="00862B58">
              <w:rPr>
                <w:webHidden/>
              </w:rPr>
              <w:t>20</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6" w:history="1">
            <w:r w:rsidR="00862B58" w:rsidRPr="00912BA4">
              <w:rPr>
                <w:rStyle w:val="Hyperlink"/>
                <w:i/>
              </w:rPr>
              <w:t>3.5.1</w:t>
            </w:r>
            <w:r w:rsidR="00862B58">
              <w:rPr>
                <w:rFonts w:asciiTheme="minorHAnsi" w:eastAsiaTheme="minorEastAsia" w:hAnsiTheme="minorHAnsi" w:cstheme="minorBidi"/>
              </w:rPr>
              <w:tab/>
            </w:r>
            <w:r w:rsidR="00862B58" w:rsidRPr="00912BA4">
              <w:rPr>
                <w:rStyle w:val="Hyperlink"/>
              </w:rPr>
              <w:t>Lessons Learned</w:t>
            </w:r>
            <w:r w:rsidR="00862B58">
              <w:rPr>
                <w:webHidden/>
              </w:rPr>
              <w:tab/>
            </w:r>
            <w:r w:rsidR="00862B58">
              <w:rPr>
                <w:webHidden/>
              </w:rPr>
              <w:fldChar w:fldCharType="begin"/>
            </w:r>
            <w:r w:rsidR="00862B58">
              <w:rPr>
                <w:webHidden/>
              </w:rPr>
              <w:instrText xml:space="preserve"> PAGEREF _Toc430860526 \h </w:instrText>
            </w:r>
            <w:r w:rsidR="00862B58">
              <w:rPr>
                <w:webHidden/>
              </w:rPr>
            </w:r>
            <w:r w:rsidR="00862B58">
              <w:rPr>
                <w:webHidden/>
              </w:rPr>
              <w:fldChar w:fldCharType="separate"/>
            </w:r>
            <w:r w:rsidR="00862B58">
              <w:rPr>
                <w:webHidden/>
              </w:rPr>
              <w:t>21</w:t>
            </w:r>
            <w:r w:rsidR="00862B58">
              <w:rPr>
                <w:webHidden/>
              </w:rPr>
              <w:fldChar w:fldCharType="end"/>
            </w:r>
          </w:hyperlink>
        </w:p>
        <w:p w:rsidR="00862B58" w:rsidRDefault="00571B95">
          <w:pPr>
            <w:pStyle w:val="TOC3"/>
            <w:tabs>
              <w:tab w:val="left" w:pos="1260"/>
            </w:tabs>
            <w:rPr>
              <w:rFonts w:asciiTheme="minorHAnsi" w:eastAsiaTheme="minorEastAsia" w:hAnsiTheme="minorHAnsi" w:cstheme="minorBidi"/>
            </w:rPr>
          </w:pPr>
          <w:hyperlink w:anchor="_Toc430860527" w:history="1">
            <w:r w:rsidR="00862B58" w:rsidRPr="00912BA4">
              <w:rPr>
                <w:rStyle w:val="Hyperlink"/>
              </w:rPr>
              <w:t>3.5.2</w:t>
            </w:r>
            <w:r w:rsidR="00862B58">
              <w:rPr>
                <w:rFonts w:asciiTheme="minorHAnsi" w:eastAsiaTheme="minorEastAsia" w:hAnsiTheme="minorHAnsi" w:cstheme="minorBidi"/>
              </w:rPr>
              <w:tab/>
            </w:r>
            <w:r w:rsidR="00862B58" w:rsidRPr="00912BA4">
              <w:rPr>
                <w:rStyle w:val="Hyperlink"/>
              </w:rPr>
              <w:t>Implementation Report</w:t>
            </w:r>
            <w:r w:rsidR="00862B58">
              <w:rPr>
                <w:webHidden/>
              </w:rPr>
              <w:tab/>
            </w:r>
            <w:r w:rsidR="00862B58">
              <w:rPr>
                <w:webHidden/>
              </w:rPr>
              <w:fldChar w:fldCharType="begin"/>
            </w:r>
            <w:r w:rsidR="00862B58">
              <w:rPr>
                <w:webHidden/>
              </w:rPr>
              <w:instrText xml:space="preserve"> PAGEREF _Toc430860527 \h </w:instrText>
            </w:r>
            <w:r w:rsidR="00862B58">
              <w:rPr>
                <w:webHidden/>
              </w:rPr>
            </w:r>
            <w:r w:rsidR="00862B58">
              <w:rPr>
                <w:webHidden/>
              </w:rPr>
              <w:fldChar w:fldCharType="separate"/>
            </w:r>
            <w:r w:rsidR="00862B58">
              <w:rPr>
                <w:webHidden/>
              </w:rPr>
              <w:t>21</w:t>
            </w:r>
            <w:r w:rsidR="00862B58">
              <w:rPr>
                <w:webHidden/>
              </w:rPr>
              <w:fldChar w:fldCharType="end"/>
            </w:r>
          </w:hyperlink>
        </w:p>
        <w:p w:rsidR="00862B58" w:rsidRDefault="00571B95">
          <w:pPr>
            <w:pStyle w:val="TOC1"/>
            <w:rPr>
              <w:rFonts w:asciiTheme="minorHAnsi" w:eastAsiaTheme="minorEastAsia" w:hAnsiTheme="minorHAnsi" w:cstheme="minorBidi"/>
              <w:b w:val="0"/>
              <w:color w:val="auto"/>
              <w:lang w:bidi="ar-SA"/>
            </w:rPr>
          </w:pPr>
          <w:hyperlink w:anchor="_Toc430860528" w:history="1">
            <w:r w:rsidR="00862B58" w:rsidRPr="00912BA4">
              <w:rPr>
                <w:rStyle w:val="Hyperlink"/>
              </w:rPr>
              <w:t>4</w:t>
            </w:r>
            <w:r w:rsidR="00862B58">
              <w:rPr>
                <w:rFonts w:asciiTheme="minorHAnsi" w:eastAsiaTheme="minorEastAsia" w:hAnsiTheme="minorHAnsi" w:cstheme="minorBidi"/>
                <w:b w:val="0"/>
                <w:color w:val="auto"/>
                <w:lang w:bidi="ar-SA"/>
              </w:rPr>
              <w:tab/>
            </w:r>
            <w:r w:rsidR="00862B58" w:rsidRPr="00912BA4">
              <w:rPr>
                <w:rStyle w:val="Hyperlink"/>
              </w:rPr>
              <w:t>Labor Categories and Hours</w:t>
            </w:r>
            <w:r w:rsidR="00862B58">
              <w:rPr>
                <w:webHidden/>
              </w:rPr>
              <w:tab/>
            </w:r>
            <w:r w:rsidR="00862B58">
              <w:rPr>
                <w:webHidden/>
              </w:rPr>
              <w:fldChar w:fldCharType="begin"/>
            </w:r>
            <w:r w:rsidR="00862B58">
              <w:rPr>
                <w:webHidden/>
              </w:rPr>
              <w:instrText xml:space="preserve"> PAGEREF _Toc430860528 \h </w:instrText>
            </w:r>
            <w:r w:rsidR="00862B58">
              <w:rPr>
                <w:webHidden/>
              </w:rPr>
            </w:r>
            <w:r w:rsidR="00862B58">
              <w:rPr>
                <w:webHidden/>
              </w:rPr>
              <w:fldChar w:fldCharType="separate"/>
            </w:r>
            <w:r w:rsidR="00862B58">
              <w:rPr>
                <w:webHidden/>
              </w:rPr>
              <w:t>24</w:t>
            </w:r>
            <w:r w:rsidR="00862B58">
              <w:rPr>
                <w:webHidden/>
              </w:rPr>
              <w:fldChar w:fldCharType="end"/>
            </w:r>
          </w:hyperlink>
        </w:p>
        <w:p w:rsidR="00147764" w:rsidRPr="00DA47A3" w:rsidRDefault="00C46F87" w:rsidP="00683369">
          <w:pPr>
            <w:spacing w:after="80" w:line="240" w:lineRule="auto"/>
            <w:jc w:val="both"/>
            <w:rPr>
              <w:szCs w:val="24"/>
            </w:rPr>
          </w:pPr>
          <w:r w:rsidRPr="00CA10A0">
            <w:rPr>
              <w:rFonts w:cs="Times New Roman"/>
              <w:b/>
              <w:noProof/>
              <w:color w:val="002060"/>
              <w:szCs w:val="24"/>
              <w:lang w:bidi="en-US"/>
            </w:rPr>
            <w:fldChar w:fldCharType="end"/>
          </w:r>
        </w:p>
      </w:sdtContent>
    </w:sdt>
    <w:p w:rsidR="00EB5595" w:rsidRDefault="00EB5595" w:rsidP="00932B48">
      <w:pPr>
        <w:spacing w:after="80"/>
        <w:jc w:val="both"/>
      </w:pPr>
    </w:p>
    <w:p w:rsidR="004A08C4" w:rsidRPr="00932B48" w:rsidRDefault="004A08C4" w:rsidP="00932B48">
      <w:pPr>
        <w:sectPr w:rsidR="004A08C4" w:rsidRPr="00932B48" w:rsidSect="00C263B2">
          <w:headerReference w:type="default" r:id="rId20"/>
          <w:footerReference w:type="default" r:id="rId21"/>
          <w:pgSz w:w="12240" w:h="15840" w:code="1"/>
          <w:pgMar w:top="1440" w:right="1440" w:bottom="1440" w:left="1440" w:header="432" w:footer="432" w:gutter="0"/>
          <w:pgNumType w:fmt="lowerRoman" w:start="1"/>
          <w:cols w:space="720"/>
          <w:docGrid w:linePitch="360"/>
        </w:sectPr>
      </w:pPr>
    </w:p>
    <w:p w:rsidR="004A08C4" w:rsidRPr="007C06FB" w:rsidRDefault="004A08C4" w:rsidP="008048BA">
      <w:pPr>
        <w:pStyle w:val="TOCHeading"/>
      </w:pPr>
      <w:r w:rsidRPr="000E0B8D">
        <w:lastRenderedPageBreak/>
        <w:t>Acronyms</w:t>
      </w:r>
      <w:r w:rsidR="001B4538" w:rsidRPr="000E0B8D">
        <w:t xml:space="preserve"> and Glossary</w:t>
      </w:r>
    </w:p>
    <w:tbl>
      <w:tblPr>
        <w:tblStyle w:val="TableGrid"/>
        <w:tblW w:w="0" w:type="auto"/>
        <w:jc w:val="center"/>
        <w:tblLook w:val="04A0" w:firstRow="1" w:lastRow="0" w:firstColumn="1" w:lastColumn="0" w:noHBand="0" w:noVBand="1"/>
      </w:tblPr>
      <w:tblGrid>
        <w:gridCol w:w="1815"/>
        <w:gridCol w:w="7535"/>
      </w:tblGrid>
      <w:tr w:rsidR="005D0997" w:rsidRPr="00FB3960" w:rsidTr="009B47A7">
        <w:trPr>
          <w:jc w:val="center"/>
        </w:trPr>
        <w:tc>
          <w:tcPr>
            <w:tcW w:w="1815" w:type="dxa"/>
            <w:tcBorders>
              <w:bottom w:val="single" w:sz="4" w:space="0" w:color="auto"/>
            </w:tcBorders>
            <w:shd w:val="clear" w:color="auto" w:fill="002060"/>
          </w:tcPr>
          <w:p w:rsidR="005D0997" w:rsidRPr="00FB3960" w:rsidRDefault="005D0997" w:rsidP="009B47A7">
            <w:pPr>
              <w:pStyle w:val="AcroHeadingArial11"/>
            </w:pPr>
            <w:r w:rsidRPr="00FB3960">
              <w:t>Acronym</w:t>
            </w:r>
          </w:p>
        </w:tc>
        <w:tc>
          <w:tcPr>
            <w:tcW w:w="7535" w:type="dxa"/>
            <w:tcBorders>
              <w:bottom w:val="single" w:sz="4" w:space="0" w:color="auto"/>
            </w:tcBorders>
            <w:shd w:val="clear" w:color="auto" w:fill="002060"/>
          </w:tcPr>
          <w:p w:rsidR="005D0997" w:rsidRPr="00FB3960" w:rsidRDefault="005D0997" w:rsidP="009B47A7">
            <w:pPr>
              <w:spacing w:before="40" w:after="40"/>
              <w:jc w:val="both"/>
              <w:rPr>
                <w:rFonts w:ascii="Arial" w:hAnsi="Arial" w:cs="Arial"/>
                <w:b/>
                <w:color w:val="FFFFFF" w:themeColor="background1"/>
                <w:sz w:val="22"/>
              </w:rPr>
            </w:pPr>
            <w:r w:rsidRPr="00FB3960">
              <w:rPr>
                <w:rFonts w:ascii="Arial" w:hAnsi="Arial" w:cs="Arial"/>
                <w:b/>
                <w:color w:val="FFFFFF" w:themeColor="background1"/>
                <w:sz w:val="22"/>
              </w:rPr>
              <w:t>Description</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ACP</w:t>
            </w:r>
          </w:p>
        </w:tc>
        <w:tc>
          <w:tcPr>
            <w:tcW w:w="7535" w:type="dxa"/>
            <w:tcBorders>
              <w:bottom w:val="single" w:sz="4" w:space="0" w:color="auto"/>
            </w:tcBorders>
            <w:shd w:val="clear" w:color="auto" w:fill="FFFFFF" w:themeFill="background1"/>
          </w:tcPr>
          <w:p w:rsidR="005D0997" w:rsidRDefault="005D0997" w:rsidP="009B47A7">
            <w:pPr>
              <w:pStyle w:val="AcroContentTNR12"/>
            </w:pPr>
            <w:r>
              <w:t>Acceptance Criteria Plan</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BITS</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rsidRPr="007036FC">
              <w:t>Business Information Technology Solutions</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CDS</w:t>
            </w:r>
          </w:p>
        </w:tc>
        <w:tc>
          <w:tcPr>
            <w:tcW w:w="7535" w:type="dxa"/>
            <w:tcBorders>
              <w:bottom w:val="single" w:sz="4" w:space="0" w:color="auto"/>
            </w:tcBorders>
            <w:shd w:val="clear" w:color="auto" w:fill="FFFFFF" w:themeFill="background1"/>
          </w:tcPr>
          <w:p w:rsidR="005D0997" w:rsidRDefault="005D0997" w:rsidP="009B47A7">
            <w:pPr>
              <w:pStyle w:val="AcroContentTNR12"/>
            </w:pPr>
            <w:r>
              <w:t>Clinical Data Services</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CIF</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Code in Flight</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CMP</w:t>
            </w:r>
          </w:p>
        </w:tc>
        <w:tc>
          <w:tcPr>
            <w:tcW w:w="7535" w:type="dxa"/>
            <w:tcBorders>
              <w:bottom w:val="single" w:sz="4" w:space="0" w:color="auto"/>
            </w:tcBorders>
            <w:shd w:val="clear" w:color="auto" w:fill="FFFFFF" w:themeFill="background1"/>
          </w:tcPr>
          <w:p w:rsidR="005D0997" w:rsidRDefault="005D0997" w:rsidP="009B47A7">
            <w:pPr>
              <w:pStyle w:val="AcroContentTNR12"/>
            </w:pPr>
            <w:r w:rsidRPr="00632E40">
              <w:t>Communication Management Plan</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COR</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Contracting Officer’s Representative</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CTO</w:t>
            </w:r>
          </w:p>
        </w:tc>
        <w:tc>
          <w:tcPr>
            <w:tcW w:w="7535" w:type="dxa"/>
            <w:tcBorders>
              <w:bottom w:val="single" w:sz="4" w:space="0" w:color="auto"/>
            </w:tcBorders>
            <w:shd w:val="clear" w:color="auto" w:fill="FFFFFF" w:themeFill="background1"/>
          </w:tcPr>
          <w:p w:rsidR="005D0997" w:rsidRPr="00832CFF" w:rsidRDefault="005D0997" w:rsidP="009B47A7">
            <w:pPr>
              <w:pStyle w:val="AcroContentTNR12"/>
              <w:rPr>
                <w:szCs w:val="24"/>
              </w:rPr>
            </w:pPr>
            <w:r w:rsidRPr="000B5B5B">
              <w:t>Chief Technology Officer</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eHMP</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rsidRPr="00E81802">
              <w:rPr>
                <w:lang w:val="en"/>
              </w:rPr>
              <w:t>enterprise Health Management Platform</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eMI</w:t>
            </w:r>
          </w:p>
        </w:tc>
        <w:tc>
          <w:tcPr>
            <w:tcW w:w="7535" w:type="dxa"/>
            <w:tcBorders>
              <w:bottom w:val="single" w:sz="4" w:space="0" w:color="auto"/>
            </w:tcBorders>
            <w:shd w:val="clear" w:color="auto" w:fill="FFFFFF" w:themeFill="background1"/>
          </w:tcPr>
          <w:p w:rsidR="005D0997" w:rsidRDefault="005D0997" w:rsidP="009B47A7">
            <w:pPr>
              <w:pStyle w:val="AcroContentTNR12"/>
            </w:pPr>
            <w:r>
              <w:t>Enterprise Messaging Infrastructure</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ESE/ETS</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Enterprise Systems Engineering / Enterprise Testing Service</w:t>
            </w:r>
          </w:p>
        </w:tc>
      </w:tr>
      <w:tr w:rsidR="005D0997" w:rsidTr="009B47A7">
        <w:trPr>
          <w:jc w:val="center"/>
        </w:trPr>
        <w:tc>
          <w:tcPr>
            <w:tcW w:w="1815" w:type="dxa"/>
            <w:tcBorders>
              <w:bottom w:val="single" w:sz="4" w:space="0" w:color="auto"/>
            </w:tcBorders>
            <w:shd w:val="clear" w:color="auto" w:fill="FFFFFF" w:themeFill="background1"/>
          </w:tcPr>
          <w:p w:rsidR="005D0997" w:rsidRPr="00917707" w:rsidRDefault="005D0997" w:rsidP="00AB6396">
            <w:pPr>
              <w:pStyle w:val="AcroContentTNR12"/>
              <w:rPr>
                <w:szCs w:val="24"/>
              </w:rPr>
            </w:pPr>
            <w:r>
              <w:rPr>
                <w:szCs w:val="24"/>
              </w:rPr>
              <w:t>HIS</w:t>
            </w:r>
          </w:p>
        </w:tc>
        <w:tc>
          <w:tcPr>
            <w:tcW w:w="7535" w:type="dxa"/>
            <w:tcBorders>
              <w:bottom w:val="single" w:sz="4" w:space="0" w:color="auto"/>
            </w:tcBorders>
            <w:shd w:val="clear" w:color="auto" w:fill="FFFFFF" w:themeFill="background1"/>
          </w:tcPr>
          <w:p w:rsidR="005D0997" w:rsidRPr="00917707" w:rsidRDefault="005D0997" w:rsidP="009B47A7">
            <w:pPr>
              <w:pStyle w:val="AcroContentTNR12"/>
              <w:rPr>
                <w:szCs w:val="24"/>
              </w:rPr>
            </w:pPr>
            <w:r>
              <w:rPr>
                <w:szCs w:val="24"/>
              </w:rPr>
              <w:t>Health Information Systems</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rPr>
                <w:szCs w:val="24"/>
              </w:rPr>
              <w:t>HIMIO</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rPr>
                <w:szCs w:val="24"/>
              </w:rPr>
            </w:pPr>
            <w:r w:rsidRPr="000B5B5B">
              <w:t>Health and Medical Informatics Office</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rPr>
                <w:szCs w:val="24"/>
              </w:rPr>
            </w:pPr>
            <w:r>
              <w:rPr>
                <w:szCs w:val="24"/>
              </w:rPr>
              <w:t>HITI</w:t>
            </w:r>
          </w:p>
        </w:tc>
        <w:tc>
          <w:tcPr>
            <w:tcW w:w="7535" w:type="dxa"/>
            <w:tcBorders>
              <w:bottom w:val="single" w:sz="4" w:space="0" w:color="auto"/>
            </w:tcBorders>
            <w:shd w:val="clear" w:color="auto" w:fill="FFFFFF" w:themeFill="background1"/>
          </w:tcPr>
          <w:p w:rsidR="005D0997" w:rsidRPr="00917707" w:rsidRDefault="005D0997" w:rsidP="009B47A7">
            <w:pPr>
              <w:pStyle w:val="AcroContentTNR12"/>
              <w:rPr>
                <w:szCs w:val="24"/>
              </w:rPr>
            </w:pPr>
            <w:r w:rsidRPr="000B5B5B">
              <w:t>Health Information Technology Innovation</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rPr>
                <w:szCs w:val="24"/>
              </w:rPr>
              <w:t>IOC</w:t>
            </w:r>
          </w:p>
        </w:tc>
        <w:tc>
          <w:tcPr>
            <w:tcW w:w="7535" w:type="dxa"/>
            <w:tcBorders>
              <w:bottom w:val="single" w:sz="4" w:space="0" w:color="auto"/>
            </w:tcBorders>
            <w:shd w:val="clear" w:color="auto" w:fill="DDD9C3" w:themeFill="background2" w:themeFillShade="E6"/>
          </w:tcPr>
          <w:p w:rsidR="005D0997" w:rsidRPr="000B5B5B" w:rsidRDefault="005D0997" w:rsidP="009B47A7">
            <w:pPr>
              <w:pStyle w:val="AcroContentTNR12"/>
            </w:pPr>
            <w:r>
              <w:t>Initial Operating Capability</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rPr>
                <w:szCs w:val="24"/>
              </w:rPr>
            </w:pPr>
            <w:r>
              <w:rPr>
                <w:szCs w:val="24"/>
              </w:rPr>
              <w:t>IPT</w:t>
            </w:r>
          </w:p>
        </w:tc>
        <w:tc>
          <w:tcPr>
            <w:tcW w:w="7535" w:type="dxa"/>
            <w:tcBorders>
              <w:bottom w:val="single" w:sz="4" w:space="0" w:color="auto"/>
            </w:tcBorders>
            <w:shd w:val="clear" w:color="auto" w:fill="FFFFFF" w:themeFill="background1"/>
          </w:tcPr>
          <w:p w:rsidR="005D0997" w:rsidRPr="00917707" w:rsidRDefault="005D0997" w:rsidP="009B47A7">
            <w:pPr>
              <w:pStyle w:val="AcroContentTNR12"/>
              <w:rPr>
                <w:szCs w:val="24"/>
              </w:rPr>
            </w:pPr>
            <w:r>
              <w:rPr>
                <w:szCs w:val="24"/>
              </w:rPr>
              <w:t>Integrated Project Teams</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rPr>
                <w:szCs w:val="24"/>
              </w:rPr>
              <w:t>KIDS</w:t>
            </w:r>
          </w:p>
        </w:tc>
        <w:tc>
          <w:tcPr>
            <w:tcW w:w="7535" w:type="dxa"/>
            <w:tcBorders>
              <w:bottom w:val="single" w:sz="4" w:space="0" w:color="auto"/>
            </w:tcBorders>
            <w:shd w:val="clear" w:color="auto" w:fill="DDD9C3" w:themeFill="background2" w:themeFillShade="E6"/>
          </w:tcPr>
          <w:p w:rsidR="005D0997" w:rsidRPr="00917707" w:rsidRDefault="005D0997" w:rsidP="009B47A7">
            <w:pPr>
              <w:pStyle w:val="AcroContentTNR12"/>
              <w:rPr>
                <w:szCs w:val="24"/>
              </w:rPr>
            </w:pPr>
            <w:r w:rsidRPr="0060300E">
              <w:t>Kernel Installation and Distribution System</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rPr>
                <w:szCs w:val="24"/>
              </w:rPr>
            </w:pPr>
            <w:r>
              <w:rPr>
                <w:szCs w:val="24"/>
              </w:rPr>
              <w:t>MPR</w:t>
            </w:r>
          </w:p>
        </w:tc>
        <w:tc>
          <w:tcPr>
            <w:tcW w:w="7535" w:type="dxa"/>
            <w:tcBorders>
              <w:bottom w:val="single" w:sz="4" w:space="0" w:color="auto"/>
            </w:tcBorders>
            <w:shd w:val="clear" w:color="auto" w:fill="FFFFFF" w:themeFill="background1"/>
          </w:tcPr>
          <w:p w:rsidR="005D0997" w:rsidRPr="00917707" w:rsidRDefault="005D0997" w:rsidP="009B47A7">
            <w:pPr>
              <w:pStyle w:val="AcroContentTNR12"/>
              <w:rPr>
                <w:szCs w:val="24"/>
              </w:rPr>
            </w:pPr>
            <w:r>
              <w:rPr>
                <w:szCs w:val="24"/>
              </w:rPr>
              <w:t>Monthly Program Review</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t>MUMPS</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rPr>
                <w:szCs w:val="24"/>
              </w:rPr>
            </w:pPr>
            <w:r w:rsidRPr="00D2518D">
              <w:rPr>
                <w:szCs w:val="24"/>
                <w:lang w:val="en"/>
              </w:rPr>
              <w:t>Massachusetts General Hospital Utility Multi-</w:t>
            </w:r>
            <w:r w:rsidRPr="00D2518D">
              <w:rPr>
                <w:bCs/>
                <w:szCs w:val="24"/>
                <w:lang w:val="en"/>
              </w:rPr>
              <w:t>Programming</w:t>
            </w:r>
            <w:r w:rsidRPr="00D2518D">
              <w:rPr>
                <w:szCs w:val="24"/>
                <w:lang w:val="en"/>
              </w:rPr>
              <w:t xml:space="preserve"> System</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rPr>
                <w:szCs w:val="24"/>
              </w:rPr>
            </w:pPr>
            <w:r>
              <w:rPr>
                <w:szCs w:val="24"/>
              </w:rPr>
              <w:t>OIT</w:t>
            </w:r>
          </w:p>
        </w:tc>
        <w:tc>
          <w:tcPr>
            <w:tcW w:w="7535" w:type="dxa"/>
            <w:tcBorders>
              <w:bottom w:val="single" w:sz="4" w:space="0" w:color="auto"/>
            </w:tcBorders>
            <w:shd w:val="clear" w:color="auto" w:fill="FFFFFF" w:themeFill="background1"/>
          </w:tcPr>
          <w:p w:rsidR="005D0997" w:rsidRPr="00917707" w:rsidRDefault="005D0997" w:rsidP="009B47A7">
            <w:pPr>
              <w:pStyle w:val="AcroContentTNR12"/>
              <w:rPr>
                <w:szCs w:val="24"/>
              </w:rPr>
            </w:pPr>
            <w:r w:rsidRPr="000B5B5B">
              <w:t>Office of Information and Technology</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t>OSEHRA</w:t>
            </w:r>
          </w:p>
        </w:tc>
        <w:tc>
          <w:tcPr>
            <w:tcW w:w="7535" w:type="dxa"/>
            <w:tcBorders>
              <w:bottom w:val="single" w:sz="4" w:space="0" w:color="auto"/>
            </w:tcBorders>
            <w:shd w:val="clear" w:color="auto" w:fill="DDD9C3" w:themeFill="background2" w:themeFillShade="E6"/>
          </w:tcPr>
          <w:p w:rsidR="005D0997" w:rsidRPr="00917707" w:rsidRDefault="005D0997" w:rsidP="009B47A7">
            <w:pPr>
              <w:pStyle w:val="AcroContentTNR12"/>
              <w:rPr>
                <w:szCs w:val="24"/>
              </w:rPr>
            </w:pPr>
            <w:r>
              <w:t>Open Source Electronic Health Record Alliance</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rPr>
                <w:szCs w:val="24"/>
              </w:rPr>
            </w:pPr>
            <w:r>
              <w:rPr>
                <w:szCs w:val="24"/>
              </w:rPr>
              <w:t>PBM</w:t>
            </w:r>
          </w:p>
        </w:tc>
        <w:tc>
          <w:tcPr>
            <w:tcW w:w="7535" w:type="dxa"/>
            <w:tcBorders>
              <w:bottom w:val="single" w:sz="4" w:space="0" w:color="auto"/>
            </w:tcBorders>
            <w:shd w:val="clear" w:color="auto" w:fill="FFFFFF" w:themeFill="background1"/>
          </w:tcPr>
          <w:p w:rsidR="005D0997" w:rsidRDefault="005D0997" w:rsidP="009B47A7">
            <w:pPr>
              <w:pStyle w:val="AcroContentTNR12"/>
              <w:rPr>
                <w:szCs w:val="24"/>
              </w:rPr>
            </w:pPr>
            <w:r w:rsidRPr="00A8121B">
              <w:t>Pharmacy Benefits Management</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rPr>
                <w:szCs w:val="24"/>
              </w:rPr>
            </w:pPr>
            <w:r>
              <w:rPr>
                <w:szCs w:val="24"/>
              </w:rPr>
              <w:t>PMAS</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rPr>
                <w:szCs w:val="24"/>
              </w:rPr>
            </w:pPr>
            <w:r>
              <w:t>Project Management Accountability System</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PMP</w:t>
            </w:r>
          </w:p>
        </w:tc>
        <w:tc>
          <w:tcPr>
            <w:tcW w:w="7535" w:type="dxa"/>
            <w:tcBorders>
              <w:bottom w:val="single" w:sz="4" w:space="0" w:color="auto"/>
            </w:tcBorders>
            <w:shd w:val="clear" w:color="auto" w:fill="FFFFFF" w:themeFill="background1"/>
          </w:tcPr>
          <w:p w:rsidR="005D0997" w:rsidRDefault="005D0997" w:rsidP="009B47A7">
            <w:pPr>
              <w:pStyle w:val="AcroContentTNR12"/>
            </w:pPr>
            <w:r>
              <w:rPr>
                <w:rStyle w:val="BITSBodyChar"/>
              </w:rPr>
              <w:t>Project</w:t>
            </w:r>
            <w:r w:rsidRPr="006C0B18">
              <w:rPr>
                <w:rStyle w:val="BITSBodyChar"/>
              </w:rPr>
              <w:t xml:space="preserve"> Management Plan</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POC</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Point-of-Contact</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PM</w:t>
            </w:r>
          </w:p>
        </w:tc>
        <w:tc>
          <w:tcPr>
            <w:tcW w:w="7535" w:type="dxa"/>
            <w:tcBorders>
              <w:bottom w:val="single" w:sz="4" w:space="0" w:color="auto"/>
            </w:tcBorders>
            <w:shd w:val="clear" w:color="auto" w:fill="FFFFFF" w:themeFill="background1"/>
          </w:tcPr>
          <w:p w:rsidR="005D0997" w:rsidRDefault="005D0997" w:rsidP="009B47A7">
            <w:pPr>
              <w:pStyle w:val="AcroContentTNR12"/>
            </w:pPr>
            <w:r>
              <w:t>Program Manager</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PRMM</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rsidRPr="00632E40">
              <w:t>Program Risk Management Methodology</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PSO</w:t>
            </w:r>
          </w:p>
        </w:tc>
        <w:tc>
          <w:tcPr>
            <w:tcW w:w="7535" w:type="dxa"/>
            <w:tcBorders>
              <w:bottom w:val="single" w:sz="4" w:space="0" w:color="auto"/>
            </w:tcBorders>
            <w:shd w:val="clear" w:color="auto" w:fill="FFFFFF" w:themeFill="background1"/>
          </w:tcPr>
          <w:p w:rsidR="005D0997" w:rsidRPr="00632E40" w:rsidRDefault="005D0997" w:rsidP="009B47A7">
            <w:pPr>
              <w:pStyle w:val="AcroContentTNR12"/>
            </w:pPr>
            <w:r>
              <w:t>Outpatient Pharmacy</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RMP</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rsidRPr="00632E40">
              <w:t>Risk Management Plan</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RRC</w:t>
            </w:r>
          </w:p>
        </w:tc>
        <w:tc>
          <w:tcPr>
            <w:tcW w:w="7535" w:type="dxa"/>
            <w:tcBorders>
              <w:bottom w:val="single" w:sz="4" w:space="0" w:color="auto"/>
            </w:tcBorders>
            <w:shd w:val="clear" w:color="auto" w:fill="FFFFFF" w:themeFill="background1"/>
          </w:tcPr>
          <w:p w:rsidR="005D0997" w:rsidRDefault="005D0997" w:rsidP="009B47A7">
            <w:pPr>
              <w:pStyle w:val="AcroContentTNR12"/>
            </w:pPr>
            <w:r>
              <w:t>Rational Requirements Composed</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RSD</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Requirements Specifications Document</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QMCP</w:t>
            </w:r>
          </w:p>
        </w:tc>
        <w:tc>
          <w:tcPr>
            <w:tcW w:w="7535" w:type="dxa"/>
            <w:tcBorders>
              <w:bottom w:val="single" w:sz="4" w:space="0" w:color="auto"/>
            </w:tcBorders>
            <w:shd w:val="clear" w:color="auto" w:fill="FFFFFF" w:themeFill="background1"/>
          </w:tcPr>
          <w:p w:rsidR="005D0997" w:rsidRDefault="005D0997" w:rsidP="009B47A7">
            <w:pPr>
              <w:pStyle w:val="AcroContentTNR12"/>
            </w:pPr>
            <w:r w:rsidRPr="00632E40">
              <w:t>Quality Management and Control Plan</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SDD</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System Design Document</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lastRenderedPageBreak/>
              <w:t>SDVOSB</w:t>
            </w:r>
          </w:p>
        </w:tc>
        <w:tc>
          <w:tcPr>
            <w:tcW w:w="7535" w:type="dxa"/>
            <w:tcBorders>
              <w:bottom w:val="single" w:sz="4" w:space="0" w:color="auto"/>
            </w:tcBorders>
            <w:shd w:val="clear" w:color="auto" w:fill="FFFFFF" w:themeFill="background1"/>
          </w:tcPr>
          <w:p w:rsidR="005D0997" w:rsidRDefault="005D0997" w:rsidP="009B47A7">
            <w:pPr>
              <w:pStyle w:val="AcroContentTNR12"/>
            </w:pPr>
            <w:r w:rsidRPr="007036FC">
              <w:t>Service-Disabled Veteran-Owned Small Business</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SMP</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rsidRPr="00632E40">
              <w:t>Staffing Management Plan</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SQA</w:t>
            </w:r>
          </w:p>
        </w:tc>
        <w:tc>
          <w:tcPr>
            <w:tcW w:w="7535" w:type="dxa"/>
            <w:tcBorders>
              <w:bottom w:val="single" w:sz="4" w:space="0" w:color="auto"/>
            </w:tcBorders>
            <w:shd w:val="clear" w:color="auto" w:fill="FFFFFF" w:themeFill="background1"/>
          </w:tcPr>
          <w:p w:rsidR="005D0997" w:rsidRPr="00632E40" w:rsidRDefault="005D0997" w:rsidP="009B47A7">
            <w:pPr>
              <w:pStyle w:val="AcroContentTNR12"/>
            </w:pPr>
            <w:r>
              <w:t>Software Quality Assurance</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SQA</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Software Quality Assurance</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TPOC</w:t>
            </w:r>
          </w:p>
        </w:tc>
        <w:tc>
          <w:tcPr>
            <w:tcW w:w="7535" w:type="dxa"/>
            <w:tcBorders>
              <w:bottom w:val="single" w:sz="4" w:space="0" w:color="auto"/>
            </w:tcBorders>
            <w:shd w:val="clear" w:color="auto" w:fill="FFFFFF" w:themeFill="background1"/>
          </w:tcPr>
          <w:p w:rsidR="005D0997" w:rsidRDefault="005D0997" w:rsidP="009B47A7">
            <w:pPr>
              <w:pStyle w:val="AcroContentTNR12"/>
            </w:pPr>
            <w:r>
              <w:t>Technical Point-of-Contact</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TTL</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Time-To-Live</w:t>
            </w:r>
          </w:p>
        </w:tc>
      </w:tr>
      <w:tr w:rsidR="005D0997" w:rsidTr="009B47A7">
        <w:trPr>
          <w:trHeight w:hRule="exact" w:val="271"/>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UFT</w:t>
            </w:r>
          </w:p>
        </w:tc>
        <w:tc>
          <w:tcPr>
            <w:tcW w:w="7535" w:type="dxa"/>
            <w:tcBorders>
              <w:bottom w:val="single" w:sz="4" w:space="0" w:color="auto"/>
            </w:tcBorders>
            <w:shd w:val="clear" w:color="auto" w:fill="FFFFFF" w:themeFill="background1"/>
          </w:tcPr>
          <w:p w:rsidR="005D0997" w:rsidRPr="001050C7" w:rsidRDefault="005D0997" w:rsidP="009B47A7">
            <w:pPr>
              <w:pStyle w:val="AcroContentTNR12"/>
              <w:rPr>
                <w:rFonts w:cs="Times New Roman"/>
              </w:rPr>
            </w:pPr>
            <w:r>
              <w:t>User Functional Testing</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VA</w:t>
            </w:r>
          </w:p>
        </w:tc>
        <w:tc>
          <w:tcPr>
            <w:tcW w:w="7535" w:type="dxa"/>
            <w:tcBorders>
              <w:bottom w:val="single" w:sz="4" w:space="0" w:color="auto"/>
            </w:tcBorders>
            <w:shd w:val="clear" w:color="auto" w:fill="DDD9C3" w:themeFill="background2" w:themeFillShade="E6"/>
          </w:tcPr>
          <w:p w:rsidR="005D0997" w:rsidRPr="001050C7" w:rsidRDefault="005D0997" w:rsidP="009B47A7">
            <w:pPr>
              <w:pStyle w:val="AcroContentTNR12"/>
            </w:pPr>
            <w:r w:rsidRPr="00B0523B">
              <w:t>Department of Veteran Affairs</w:t>
            </w:r>
          </w:p>
        </w:tc>
      </w:tr>
      <w:tr w:rsidR="005D0997" w:rsidTr="009B47A7">
        <w:trPr>
          <w:jc w:val="center"/>
        </w:trPr>
        <w:tc>
          <w:tcPr>
            <w:tcW w:w="1815" w:type="dxa"/>
            <w:tcBorders>
              <w:bottom w:val="single" w:sz="4" w:space="0" w:color="auto"/>
            </w:tcBorders>
            <w:shd w:val="clear" w:color="auto" w:fill="FFFFFF" w:themeFill="background1"/>
          </w:tcPr>
          <w:p w:rsidR="005D0997" w:rsidRDefault="005D0997" w:rsidP="00AB6396">
            <w:pPr>
              <w:pStyle w:val="AcroContentTNR12"/>
            </w:pPr>
            <w:r>
              <w:t>VAIC</w:t>
            </w:r>
          </w:p>
        </w:tc>
        <w:tc>
          <w:tcPr>
            <w:tcW w:w="7535" w:type="dxa"/>
            <w:tcBorders>
              <w:bottom w:val="single" w:sz="4" w:space="0" w:color="auto"/>
            </w:tcBorders>
            <w:shd w:val="clear" w:color="auto" w:fill="FFFFFF" w:themeFill="background1"/>
          </w:tcPr>
          <w:p w:rsidR="005D0997" w:rsidRPr="001050C7" w:rsidRDefault="005D0997" w:rsidP="009B47A7">
            <w:pPr>
              <w:pStyle w:val="AcroContentTNR12"/>
            </w:pPr>
            <w:r>
              <w:t>VA Innovation Center</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VANDF</w:t>
            </w:r>
          </w:p>
        </w:tc>
        <w:tc>
          <w:tcPr>
            <w:tcW w:w="7535" w:type="dxa"/>
            <w:tcBorders>
              <w:bottom w:val="single" w:sz="4" w:space="0" w:color="auto"/>
            </w:tcBorders>
            <w:shd w:val="clear" w:color="auto" w:fill="DDD9C3" w:themeFill="background2" w:themeFillShade="E6"/>
          </w:tcPr>
          <w:p w:rsidR="005D0997" w:rsidRPr="001050C7" w:rsidRDefault="005D0997" w:rsidP="009B47A7">
            <w:pPr>
              <w:pStyle w:val="AcroContentTNR12"/>
            </w:pPr>
            <w:r>
              <w:t>VA’s National Drug File</w:t>
            </w:r>
          </w:p>
        </w:tc>
      </w:tr>
      <w:tr w:rsidR="005D0997" w:rsidTr="009B47A7">
        <w:trPr>
          <w:jc w:val="center"/>
        </w:trPr>
        <w:tc>
          <w:tcPr>
            <w:tcW w:w="1815" w:type="dxa"/>
            <w:shd w:val="clear" w:color="auto" w:fill="FFFFFF" w:themeFill="background1"/>
          </w:tcPr>
          <w:p w:rsidR="005D0997" w:rsidRDefault="005D0997" w:rsidP="00AB6396">
            <w:pPr>
              <w:pStyle w:val="AcroContentTNR12"/>
            </w:pPr>
            <w:r>
              <w:t>VistA</w:t>
            </w:r>
          </w:p>
        </w:tc>
        <w:tc>
          <w:tcPr>
            <w:tcW w:w="7535" w:type="dxa"/>
            <w:shd w:val="clear" w:color="auto" w:fill="FFFFFF" w:themeFill="background1"/>
          </w:tcPr>
          <w:p w:rsidR="005D0997" w:rsidRDefault="005D0997" w:rsidP="009B47A7">
            <w:pPr>
              <w:pStyle w:val="AcroContentTNR12"/>
            </w:pPr>
            <w:r w:rsidRPr="00A537C7">
              <w:rPr>
                <w:szCs w:val="24"/>
              </w:rPr>
              <w:t>Veterans Health Information Systems and Technology Architecture</w:t>
            </w:r>
          </w:p>
        </w:tc>
      </w:tr>
      <w:tr w:rsidR="005D0997" w:rsidTr="009B47A7">
        <w:trPr>
          <w:jc w:val="center"/>
        </w:trPr>
        <w:tc>
          <w:tcPr>
            <w:tcW w:w="1815" w:type="dxa"/>
            <w:tcBorders>
              <w:bottom w:val="single" w:sz="4" w:space="0" w:color="auto"/>
            </w:tcBorders>
            <w:shd w:val="clear" w:color="auto" w:fill="DDD9C3" w:themeFill="background2" w:themeFillShade="E6"/>
          </w:tcPr>
          <w:p w:rsidR="005D0997" w:rsidRDefault="005D0997" w:rsidP="00AB6396">
            <w:pPr>
              <w:pStyle w:val="AcroContentTNR12"/>
            </w:pPr>
            <w:r>
              <w:t>WBS</w:t>
            </w:r>
          </w:p>
        </w:tc>
        <w:tc>
          <w:tcPr>
            <w:tcW w:w="7535" w:type="dxa"/>
            <w:tcBorders>
              <w:bottom w:val="single" w:sz="4" w:space="0" w:color="auto"/>
            </w:tcBorders>
            <w:shd w:val="clear" w:color="auto" w:fill="DDD9C3" w:themeFill="background2" w:themeFillShade="E6"/>
          </w:tcPr>
          <w:p w:rsidR="005D0997" w:rsidRDefault="005D0997" w:rsidP="009B47A7">
            <w:pPr>
              <w:pStyle w:val="AcroContentTNR12"/>
            </w:pPr>
            <w:r>
              <w:t>Work Breakdown Structure</w:t>
            </w:r>
          </w:p>
        </w:tc>
      </w:tr>
    </w:tbl>
    <w:p w:rsidR="004A08C4" w:rsidRPr="004A08C4" w:rsidRDefault="004A08C4" w:rsidP="00683369">
      <w:pPr>
        <w:jc w:val="both"/>
      </w:pPr>
    </w:p>
    <w:p w:rsidR="001B4538" w:rsidRDefault="001B4538" w:rsidP="00683369">
      <w:pPr>
        <w:jc w:val="both"/>
      </w:pPr>
    </w:p>
    <w:p w:rsidR="004A08C4" w:rsidRPr="001B4538" w:rsidRDefault="004A08C4" w:rsidP="00683369">
      <w:pPr>
        <w:jc w:val="both"/>
        <w:sectPr w:rsidR="004A08C4" w:rsidRPr="001B4538" w:rsidSect="001D64F9">
          <w:footerReference w:type="even" r:id="rId22"/>
          <w:pgSz w:w="12240" w:h="15840" w:code="1"/>
          <w:pgMar w:top="1440" w:right="1440" w:bottom="1440" w:left="1440" w:header="432" w:footer="432" w:gutter="0"/>
          <w:pgNumType w:fmt="lowerRoman"/>
          <w:cols w:space="720"/>
          <w:docGrid w:linePitch="360"/>
        </w:sectPr>
      </w:pPr>
    </w:p>
    <w:p w:rsidR="005D0997" w:rsidRPr="00315E6F" w:rsidRDefault="005D0997" w:rsidP="005D0997">
      <w:pPr>
        <w:pStyle w:val="Heading1"/>
      </w:pPr>
      <w:bookmarkStart w:id="2" w:name="_Toc428545096"/>
      <w:bookmarkStart w:id="3" w:name="_Toc428731643"/>
      <w:bookmarkStart w:id="4" w:name="_Toc428736307"/>
      <w:bookmarkStart w:id="5" w:name="_Toc430524544"/>
      <w:bookmarkStart w:id="6" w:name="_Toc430524866"/>
      <w:bookmarkStart w:id="7" w:name="_Toc430860484"/>
      <w:bookmarkEnd w:id="1"/>
      <w:r w:rsidRPr="00315E6F">
        <w:lastRenderedPageBreak/>
        <w:t>Executive Summary</w:t>
      </w:r>
      <w:bookmarkEnd w:id="2"/>
      <w:bookmarkEnd w:id="3"/>
      <w:bookmarkEnd w:id="4"/>
      <w:bookmarkEnd w:id="5"/>
      <w:bookmarkEnd w:id="6"/>
      <w:bookmarkEnd w:id="7"/>
      <w:r w:rsidRPr="00315E6F">
        <w:t xml:space="preserve"> </w:t>
      </w:r>
    </w:p>
    <w:p w:rsidR="005D0997" w:rsidRDefault="005D0997" w:rsidP="005D0997">
      <w:pPr>
        <w:pStyle w:val="BITSBody"/>
        <w:spacing w:after="0"/>
      </w:pPr>
      <w:bookmarkStart w:id="8" w:name="_Toc428545097"/>
      <w:bookmarkStart w:id="9" w:name="_Toc428731644"/>
      <w:bookmarkStart w:id="10" w:name="_Toc428736308"/>
      <w:r w:rsidRPr="007036FC">
        <w:t xml:space="preserve">Business Information Technology Solutions (BITS), a CVE verified Service-Disabled Veteran-Owned Small Business (SDVOSB), submits its technical approach in response to </w:t>
      </w:r>
      <w:r w:rsidRPr="00B0523B">
        <w:t>Department of Veteran Affairs</w:t>
      </w:r>
      <w:r>
        <w:t xml:space="preserve"> (VA), </w:t>
      </w:r>
      <w:r w:rsidRPr="00B0523B">
        <w:t>Technical Acquisition Center</w:t>
      </w:r>
      <w:r w:rsidRPr="007036FC">
        <w:t xml:space="preserve">, </w:t>
      </w:r>
      <w:r w:rsidRPr="00B0523B">
        <w:t>VA118-15-Q-0745</w:t>
      </w:r>
      <w:r w:rsidRPr="007036FC">
        <w:t xml:space="preserve">, </w:t>
      </w:r>
      <w:r>
        <w:t xml:space="preserve">for </w:t>
      </w:r>
      <w:r w:rsidRPr="00B0523B">
        <w:t>OneVA Pharmacy Implementation</w:t>
      </w:r>
      <w:r>
        <w:t xml:space="preserve">. The BITS Team is pleased to have the opportunity to “complete the work” that we contributed through the OneVA Innovation project and see this important capability matured to enterprise implementation for our Veterans and for the VA. </w:t>
      </w:r>
    </w:p>
    <w:p w:rsidR="005D0997" w:rsidRDefault="005D0997" w:rsidP="005D0997">
      <w:pPr>
        <w:pStyle w:val="BITSBody"/>
        <w:spacing w:after="0"/>
      </w:pPr>
    </w:p>
    <w:p w:rsidR="005D0997" w:rsidRDefault="005D0997" w:rsidP="005D0997">
      <w:pPr>
        <w:spacing w:line="240" w:lineRule="auto"/>
        <w:jc w:val="both"/>
      </w:pPr>
      <w:r w:rsidRPr="00A537C7">
        <w:rPr>
          <w:szCs w:val="24"/>
        </w:rPr>
        <w:t xml:space="preserve">The VHA </w:t>
      </w:r>
      <w:r>
        <w:t>had</w:t>
      </w:r>
      <w:r w:rsidRPr="00A537C7">
        <w:rPr>
          <w:szCs w:val="24"/>
        </w:rPr>
        <w:t xml:space="preserve"> a requirement to allow Veterans travelling across the United States to get their active VA prescriptions refilled at any VA pharmacy regardless of where the prescription originated. The “idea” </w:t>
      </w:r>
      <w:r w:rsidR="009B47A7">
        <w:rPr>
          <w:szCs w:val="24"/>
        </w:rPr>
        <w:t>was</w:t>
      </w:r>
      <w:r w:rsidRPr="00A537C7">
        <w:rPr>
          <w:szCs w:val="24"/>
        </w:rPr>
        <w:t xml:space="preserve"> to expand currently available pharmacy information in Veterans Health Information Systems and Technology Architecture (VistA) to provide pharmacists direct access to any active and refillable prescription from any VA Healthcare System. </w:t>
      </w:r>
      <w:r w:rsidRPr="0027767F">
        <w:t xml:space="preserve">OneVA Pharmacy </w:t>
      </w:r>
      <w:r w:rsidRPr="00AC2436">
        <w:rPr>
          <w:i/>
        </w:rPr>
        <w:t>Implementation</w:t>
      </w:r>
      <w:r>
        <w:t xml:space="preserve"> project modifies the existing prototype software to expand the current capability and provides assistance in the development of documentation to support a national rollout in March 2016.</w:t>
      </w:r>
    </w:p>
    <w:p w:rsidR="005D0997" w:rsidRDefault="005D0997" w:rsidP="005D0997">
      <w:pPr>
        <w:spacing w:line="240" w:lineRule="auto"/>
        <w:jc w:val="both"/>
      </w:pPr>
      <w:r>
        <w:t xml:space="preserve"> </w:t>
      </w:r>
    </w:p>
    <w:p w:rsidR="005D0997" w:rsidRDefault="005D0997" w:rsidP="005D0997">
      <w:pPr>
        <w:pStyle w:val="BITSBody"/>
        <w:spacing w:after="0"/>
      </w:pPr>
      <w:r>
        <w:t>The BITS T</w:t>
      </w:r>
      <w:r w:rsidRPr="00766362">
        <w:t xml:space="preserve">eam developed the pilot and has experience in several VA projects with proven results. Together, we have the product knowledge, </w:t>
      </w:r>
      <w:r>
        <w:t>Project Management Accountability System (</w:t>
      </w:r>
      <w:r w:rsidRPr="00766362">
        <w:t>PMAS) and testing experience to successfully deploy this product.</w:t>
      </w:r>
      <w:r>
        <w:t xml:space="preserve"> </w:t>
      </w:r>
      <w:r w:rsidRPr="00766362">
        <w:t>The BITS team brings: agile methodologies, collaborative decision making, expert leadership</w:t>
      </w:r>
      <w:r>
        <w:t>,</w:t>
      </w:r>
      <w:r w:rsidRPr="00766362">
        <w:t xml:space="preserve"> holistic thinking </w:t>
      </w:r>
      <w:r>
        <w:t xml:space="preserve">and </w:t>
      </w:r>
      <w:r w:rsidRPr="00766362">
        <w:t>innovative solutions that deliver value.</w:t>
      </w:r>
      <w:r>
        <w:t xml:space="preserve"> </w:t>
      </w:r>
      <w:r w:rsidRPr="00766362">
        <w:t>Our team understands the value, brings stakeholders into the change process, and drives innovation through collaboration, creativity, design principles and partnership</w:t>
      </w:r>
      <w:r>
        <w:t xml:space="preserve">. We bring the same team that supported the </w:t>
      </w:r>
      <w:r w:rsidRPr="00766362">
        <w:t xml:space="preserve">successful prototype </w:t>
      </w:r>
      <w:r>
        <w:t>which was</w:t>
      </w:r>
      <w:r w:rsidRPr="00766362">
        <w:t xml:space="preserve"> fast-tracked into the </w:t>
      </w:r>
      <w:r w:rsidRPr="00714511">
        <w:rPr>
          <w:highlight w:val="yellow"/>
        </w:rPr>
        <w:t>VistA Intake Program</w:t>
      </w:r>
      <w:r w:rsidRPr="00766362">
        <w:t xml:space="preserve"> for the next steps towards National Deployment.</w:t>
      </w:r>
    </w:p>
    <w:p w:rsidR="005D0997" w:rsidRDefault="005D0997" w:rsidP="005D0997">
      <w:pPr>
        <w:pStyle w:val="BITSBody"/>
        <w:spacing w:after="0"/>
      </w:pPr>
    </w:p>
    <w:p w:rsidR="005D0997" w:rsidRDefault="005D0997" w:rsidP="005D0997">
      <w:pPr>
        <w:pStyle w:val="Heading1"/>
        <w:spacing w:before="0" w:after="0"/>
      </w:pPr>
      <w:bookmarkStart w:id="11" w:name="_Toc429673794"/>
      <w:bookmarkStart w:id="12" w:name="_Toc430013740"/>
      <w:bookmarkStart w:id="13" w:name="_Toc430524545"/>
      <w:bookmarkStart w:id="14" w:name="_Toc430524867"/>
      <w:bookmarkStart w:id="15" w:name="_Toc430860485"/>
      <w:bookmarkStart w:id="16" w:name="_Toc429494251"/>
      <w:bookmarkStart w:id="17" w:name="_Toc430008264"/>
      <w:bookmarkEnd w:id="8"/>
      <w:bookmarkEnd w:id="9"/>
      <w:bookmarkEnd w:id="10"/>
      <w:r>
        <w:t>Understanding of Requirements</w:t>
      </w:r>
      <w:bookmarkEnd w:id="11"/>
      <w:bookmarkEnd w:id="12"/>
      <w:bookmarkEnd w:id="13"/>
      <w:bookmarkEnd w:id="14"/>
      <w:bookmarkEnd w:id="15"/>
      <w:r>
        <w:t xml:space="preserve"> </w:t>
      </w:r>
      <w:bookmarkEnd w:id="16"/>
      <w:r>
        <w:t xml:space="preserve"> </w:t>
      </w:r>
    </w:p>
    <w:p w:rsidR="005D0997" w:rsidRDefault="005D0997" w:rsidP="005D0997">
      <w:pPr>
        <w:pStyle w:val="BITSBody"/>
        <w:spacing w:after="0"/>
      </w:pPr>
      <w:bookmarkStart w:id="18" w:name="_Toc429673795"/>
      <w:bookmarkStart w:id="19" w:name="_Toc429494252"/>
      <w:bookmarkStart w:id="20" w:name="_Toc430008265"/>
      <w:bookmarkStart w:id="21" w:name="_Toc430013741"/>
      <w:bookmarkEnd w:id="17"/>
    </w:p>
    <w:p w:rsidR="00A37868" w:rsidRDefault="00A37868" w:rsidP="005D0997">
      <w:pPr>
        <w:pStyle w:val="BITSBody"/>
        <w:spacing w:after="0"/>
      </w:pPr>
      <w:r w:rsidRPr="008D6A4F">
        <w:t>OneVA Pharmacy and this integration provides a foundation to build and extend new capabilities to the Veteran, who</w:t>
      </w:r>
      <w:r w:rsidRPr="00480C2B">
        <w:rPr>
          <w:rFonts w:eastAsia="Times New Roman"/>
        </w:rPr>
        <w:t xml:space="preserve"> are better served b</w:t>
      </w:r>
      <w:r w:rsidRPr="008D6A4F">
        <w:t>y integrating virtual care into pharmacies, using technology to close the gap</w:t>
      </w:r>
      <w:r w:rsidRPr="6B60BE35">
        <w:t xml:space="preserve"> </w:t>
      </w:r>
      <w:r w:rsidRPr="008D6A4F">
        <w:t>between the previous quality of information, and the Veteran's level of engagement</w:t>
      </w:r>
      <w:r w:rsidRPr="6B60BE35">
        <w:t xml:space="preserve">. </w:t>
      </w:r>
      <w:r w:rsidRPr="008D6A4F">
        <w:t xml:space="preserve">A well-designed OneVA Pharmacy builds upon the history of VHA, and advances in modern technology to allow Veterans to take a more active role in their own health care. </w:t>
      </w:r>
    </w:p>
    <w:p w:rsidR="00A37868" w:rsidRDefault="00A37868" w:rsidP="005D0997">
      <w:pPr>
        <w:pStyle w:val="BITSBody"/>
        <w:spacing w:after="0"/>
      </w:pPr>
    </w:p>
    <w:p w:rsidR="005D0997" w:rsidRDefault="005D0997" w:rsidP="005D0997">
      <w:pPr>
        <w:pStyle w:val="BITSBody"/>
        <w:spacing w:after="0"/>
      </w:pPr>
      <w:r>
        <w:t>I</w:t>
      </w:r>
      <w:r w:rsidRPr="005D041D">
        <w:t>n Fiscal Year (FY) 2014, the VA sought research and development of a prototype solution that would enable the VistA system to exchange and act on any portion of a patient’s prescription from any VA facility independent of where and when the order was made. This capability was designed to allow Veterans to fill their prescriptions at other VA facilities and to complete pharmacy orders while in transient from any location, much as commercial operations, like CVS and Walgreens, allow their customers to do.</w:t>
      </w:r>
      <w:r>
        <w:t xml:space="preserve">  In the commercial sector, this has long been considered a standard of practice. BITS supported the cooperative effort between the </w:t>
      </w:r>
      <w:r w:rsidRPr="000B5B5B">
        <w:t>Chief Technology Officer (CTO</w:t>
      </w:r>
      <w:r w:rsidRPr="16B7FC6D">
        <w:t>)</w:t>
      </w:r>
      <w:r w:rsidRPr="000B5B5B">
        <w:t>, the Health and Medical Informatics Office (HMIO)</w:t>
      </w:r>
      <w:r w:rsidRPr="16B7FC6D">
        <w:t xml:space="preserve"> </w:t>
      </w:r>
      <w:r w:rsidRPr="000B5B5B">
        <w:t xml:space="preserve">and the VA’s Office of Information and Technology (OIT). </w:t>
      </w:r>
    </w:p>
    <w:p w:rsidR="005D0997" w:rsidRDefault="005D0997" w:rsidP="005D0997">
      <w:pPr>
        <w:pStyle w:val="BITSBody"/>
        <w:spacing w:after="0"/>
      </w:pPr>
    </w:p>
    <w:p w:rsidR="009B47A7" w:rsidRPr="000B5B5B" w:rsidRDefault="009B47A7" w:rsidP="005D0997">
      <w:pPr>
        <w:pStyle w:val="BITSBody"/>
        <w:spacing w:after="0"/>
      </w:pPr>
      <w:r>
        <w:lastRenderedPageBreak/>
        <w:t xml:space="preserve">The Proof of Concept provided for: </w:t>
      </w:r>
    </w:p>
    <w:p w:rsidR="005D0997" w:rsidRPr="005D041D" w:rsidRDefault="005D0997" w:rsidP="005D0997">
      <w:pPr>
        <w:spacing w:line="240" w:lineRule="auto"/>
        <w:jc w:val="both"/>
        <w:rPr>
          <w:rFonts w:eastAsia="MS Mincho" w:cs="Times New Roman"/>
          <w:iCs/>
          <w:szCs w:val="24"/>
        </w:rPr>
      </w:pPr>
    </w:p>
    <w:p w:rsidR="005D0997" w:rsidRPr="00A8121B" w:rsidRDefault="009B47A7" w:rsidP="005D0997">
      <w:pPr>
        <w:pStyle w:val="BITSBodyBullet"/>
        <w:spacing w:after="0"/>
        <w:jc w:val="both"/>
      </w:pPr>
      <w:r>
        <w:t xml:space="preserve">Identifying the </w:t>
      </w:r>
      <w:r w:rsidR="005D0997" w:rsidRPr="00A8121B">
        <w:t xml:space="preserve">correct patient and </w:t>
      </w:r>
      <w:r>
        <w:t xml:space="preserve">accessing </w:t>
      </w:r>
      <w:r w:rsidR="005D0997" w:rsidRPr="00A8121B">
        <w:t xml:space="preserve">personal health information so each VistA system can query the VA Enterprise </w:t>
      </w:r>
      <w:r w:rsidR="005D0997">
        <w:t>and</w:t>
      </w:r>
      <w:r w:rsidR="005D0997" w:rsidRPr="00A8121B">
        <w:t xml:space="preserve"> find all instances of VistA contain</w:t>
      </w:r>
      <w:r w:rsidR="005D0997">
        <w:t>ing</w:t>
      </w:r>
      <w:r w:rsidR="005D0997" w:rsidRPr="00A8121B">
        <w:t xml:space="preserve"> active prescriptions for the correctly identified individual patient.</w:t>
      </w:r>
    </w:p>
    <w:p w:rsidR="005D0997" w:rsidRPr="00A8121B" w:rsidRDefault="009B47A7" w:rsidP="005D0997">
      <w:pPr>
        <w:pStyle w:val="BITSBodyBullet"/>
        <w:spacing w:after="0"/>
        <w:jc w:val="both"/>
      </w:pPr>
      <w:r>
        <w:t>T</w:t>
      </w:r>
      <w:r w:rsidR="005D0997" w:rsidRPr="00A8121B">
        <w:t>he ability to locate a patient in the environment, a means was developed to query and extract all of the prescription information from each remote site for display in the local VistA environment</w:t>
      </w:r>
      <w:r w:rsidR="005D0997">
        <w:t>,</w:t>
      </w:r>
      <w:r w:rsidR="005D0997" w:rsidRPr="00A8121B">
        <w:t xml:space="preserve"> where the patient was being seen.</w:t>
      </w:r>
    </w:p>
    <w:p w:rsidR="005D0997" w:rsidRPr="00A8121B" w:rsidRDefault="009B47A7" w:rsidP="005D0997">
      <w:pPr>
        <w:pStyle w:val="BITSBodyBullet"/>
        <w:spacing w:after="0"/>
        <w:jc w:val="both"/>
      </w:pPr>
      <w:r>
        <w:t xml:space="preserve">Allowed the local VistA the </w:t>
      </w:r>
      <w:r w:rsidR="00AB6396">
        <w:t>ability</w:t>
      </w:r>
      <w:r w:rsidR="005D0997" w:rsidRPr="00A8121B">
        <w:t xml:space="preserve"> to perform the prescription fulfillment workflow(s)</w:t>
      </w:r>
      <w:r w:rsidR="005D0997">
        <w:t>,</w:t>
      </w:r>
      <w:r w:rsidR="005D0997" w:rsidRPr="00A8121B">
        <w:t xml:space="preserve"> based on the information gathered from the remote system</w:t>
      </w:r>
      <w:r w:rsidR="005D0997">
        <w:t>,</w:t>
      </w:r>
      <w:r w:rsidR="005D0997" w:rsidRPr="00A8121B">
        <w:t xml:space="preserve"> while blocking other systems from acting on that individual’s prescription at the same time.</w:t>
      </w:r>
    </w:p>
    <w:p w:rsidR="005D0997" w:rsidRDefault="00A37868" w:rsidP="005D0997">
      <w:pPr>
        <w:pStyle w:val="BITSBodyBullet"/>
        <w:spacing w:after="0"/>
        <w:jc w:val="both"/>
      </w:pPr>
      <w:r>
        <w:t>Make an update to n</w:t>
      </w:r>
      <w:r w:rsidR="005D0997" w:rsidRPr="00A8121B">
        <w:t>ote the prescription activity that ha</w:t>
      </w:r>
      <w:r w:rsidR="005D0997">
        <w:t>d</w:t>
      </w:r>
      <w:r w:rsidR="005D0997" w:rsidRPr="00A8121B">
        <w:t xml:space="preserve"> occurred</w:t>
      </w:r>
      <w:r w:rsidR="005D0997">
        <w:t>,</w:t>
      </w:r>
      <w:r w:rsidR="005D0997" w:rsidRPr="00A8121B">
        <w:t xml:space="preserve"> with all the associated workflow processes.</w:t>
      </w:r>
    </w:p>
    <w:p w:rsidR="005D0997" w:rsidRPr="007D771B" w:rsidRDefault="005D0997" w:rsidP="005D0997">
      <w:pPr>
        <w:spacing w:line="240" w:lineRule="auto"/>
        <w:jc w:val="both"/>
        <w:rPr>
          <w:rFonts w:eastAsia="MS Mincho" w:cs="Times New Roman"/>
          <w:iCs/>
          <w:szCs w:val="24"/>
        </w:rPr>
      </w:pPr>
    </w:p>
    <w:p w:rsidR="009B47A7" w:rsidRDefault="005D0997" w:rsidP="005D0997">
      <w:pPr>
        <w:pStyle w:val="BITSBody"/>
        <w:spacing w:after="0"/>
      </w:pPr>
      <w:r w:rsidRPr="00A8121B">
        <w:t xml:space="preserve">The </w:t>
      </w:r>
      <w:r>
        <w:t>BITS Team completed t</w:t>
      </w:r>
      <w:r w:rsidRPr="00A8121B">
        <w:t xml:space="preserve">he </w:t>
      </w:r>
      <w:r w:rsidR="00A34B63">
        <w:t xml:space="preserve">proof of concept </w:t>
      </w:r>
      <w:r w:rsidRPr="00A8121B">
        <w:t xml:space="preserve">work </w:t>
      </w:r>
      <w:r>
        <w:t>and</w:t>
      </w:r>
      <w:r w:rsidRPr="00A8121B">
        <w:t xml:space="preserve"> successfully proved that this could be accomplished outside of the VA’s network</w:t>
      </w:r>
      <w:r>
        <w:t>,</w:t>
      </w:r>
      <w:r w:rsidRPr="00A8121B">
        <w:t xml:space="preserve"> in a virtual testing environment (Innovations Sandbox).</w:t>
      </w:r>
      <w:r>
        <w:t xml:space="preserve"> </w:t>
      </w:r>
    </w:p>
    <w:p w:rsidR="009B47A7" w:rsidRDefault="009B47A7" w:rsidP="005D0997">
      <w:pPr>
        <w:pStyle w:val="BITSBody"/>
        <w:spacing w:after="0"/>
      </w:pPr>
    </w:p>
    <w:p w:rsidR="005D0997" w:rsidRDefault="005D0997" w:rsidP="005D0997">
      <w:pPr>
        <w:pStyle w:val="BITSBody"/>
        <w:spacing w:after="0"/>
      </w:pPr>
      <w:r>
        <w:t xml:space="preserve">The </w:t>
      </w:r>
      <w:r w:rsidR="009B47A7">
        <w:t xml:space="preserve">effort to advance the prototype to a production ready pharmacy capability throughout the VA can be realized with a focused effort of the program and all support entities. </w:t>
      </w:r>
      <w:r>
        <w:t xml:space="preserve"> The </w:t>
      </w:r>
      <w:r w:rsidR="009B47A7">
        <w:t xml:space="preserve">addition of additional capabilities, systemic enhancements for </w:t>
      </w:r>
      <w:r>
        <w:t>performance</w:t>
      </w:r>
      <w:r w:rsidR="009B47A7">
        <w:t xml:space="preserve">, </w:t>
      </w:r>
      <w:r>
        <w:t>documentation</w:t>
      </w:r>
      <w:r w:rsidR="009B47A7">
        <w:t xml:space="preserve">, and testing </w:t>
      </w:r>
      <w:r>
        <w:t>are comprehens</w:t>
      </w:r>
      <w:r w:rsidR="009B47A7">
        <w:t xml:space="preserve">ive, understood and achievable. </w:t>
      </w:r>
    </w:p>
    <w:p w:rsidR="005D0997" w:rsidRDefault="005D0997" w:rsidP="005D0997">
      <w:pPr>
        <w:pStyle w:val="BITSBody"/>
        <w:spacing w:after="0"/>
      </w:pPr>
    </w:p>
    <w:p w:rsidR="005D0997" w:rsidRDefault="005D0997" w:rsidP="005D0997">
      <w:pPr>
        <w:pStyle w:val="Heading1"/>
        <w:spacing w:before="0" w:after="0"/>
      </w:pPr>
      <w:bookmarkStart w:id="22" w:name="_Toc430524546"/>
      <w:bookmarkStart w:id="23" w:name="_Toc430524868"/>
      <w:bookmarkStart w:id="24" w:name="_Toc430860486"/>
      <w:bookmarkEnd w:id="18"/>
      <w:bookmarkEnd w:id="19"/>
      <w:bookmarkEnd w:id="20"/>
      <w:bookmarkEnd w:id="21"/>
      <w:r>
        <w:t>Approach</w:t>
      </w:r>
      <w:bookmarkEnd w:id="22"/>
      <w:bookmarkEnd w:id="23"/>
      <w:bookmarkEnd w:id="24"/>
      <w:r>
        <w:t xml:space="preserve">  </w:t>
      </w:r>
    </w:p>
    <w:p w:rsidR="005D0997" w:rsidRDefault="005D0997" w:rsidP="005D0997">
      <w:pPr>
        <w:pStyle w:val="BITSBody"/>
        <w:spacing w:after="0"/>
      </w:pPr>
    </w:p>
    <w:p w:rsidR="005D0997" w:rsidRDefault="005D0997" w:rsidP="00D606F4">
      <w:pPr>
        <w:pStyle w:val="BITSBody"/>
      </w:pPr>
      <w:r w:rsidRPr="00004E42">
        <w:t>The BITS Team</w:t>
      </w:r>
      <w:r>
        <w:t xml:space="preserve"> </w:t>
      </w:r>
      <w:r w:rsidR="00A34B63">
        <w:t>will</w:t>
      </w:r>
      <w:r>
        <w:t xml:space="preserve"> refine the prototype and provide a </w:t>
      </w:r>
      <w:r w:rsidR="00A37868">
        <w:t>complete</w:t>
      </w:r>
      <w:r>
        <w:t xml:space="preserve"> software product</w:t>
      </w:r>
      <w:r w:rsidRPr="3F079BCD">
        <w:t xml:space="preserve">. </w:t>
      </w:r>
      <w:r>
        <w:t xml:space="preserve">We </w:t>
      </w:r>
      <w:r w:rsidR="00A37868">
        <w:t>will modify</w:t>
      </w:r>
      <w:r>
        <w:t xml:space="preserve"> the existing VistA software to allow pharmacies at OneVA locations to make changes and address prescriptions and r</w:t>
      </w:r>
      <w:r w:rsidRPr="00480C2B">
        <w:rPr>
          <w:rFonts w:eastAsia="Times New Roman"/>
        </w:rPr>
        <w:t xml:space="preserve">emoves controlled substances from the active refill list, </w:t>
      </w:r>
      <w:r>
        <w:t xml:space="preserve">through a middleware model that meets the current VA standards.  </w:t>
      </w:r>
      <w:r w:rsidRPr="1FD7E62D">
        <w:t>The effort to r</w:t>
      </w:r>
      <w:r>
        <w:t>emove controlled substances includes those identified as such by the VA’s National Drug File (VANDF), those described by varying state levels</w:t>
      </w:r>
      <w:r w:rsidRPr="3F079BCD">
        <w:t>,</w:t>
      </w:r>
      <w:r>
        <w:t xml:space="preserve"> and incorporates other business rules</w:t>
      </w:r>
      <w:r w:rsidRPr="3F079BCD">
        <w:t>,</w:t>
      </w:r>
      <w:r>
        <w:t xml:space="preserve"> as determined by the PBM.  </w:t>
      </w:r>
      <w:r w:rsidRPr="00D606F4">
        <w:rPr>
          <w:highlight w:val="yellow"/>
        </w:rPr>
        <w:t xml:space="preserve">We </w:t>
      </w:r>
      <w:r w:rsidR="00A37868" w:rsidRPr="00D606F4">
        <w:rPr>
          <w:highlight w:val="yellow"/>
        </w:rPr>
        <w:t xml:space="preserve">will </w:t>
      </w:r>
      <w:r w:rsidRPr="00D606F4">
        <w:rPr>
          <w:highlight w:val="yellow"/>
        </w:rPr>
        <w:t xml:space="preserve">provide all </w:t>
      </w:r>
      <w:r w:rsidR="00D606F4" w:rsidRPr="00D606F4">
        <w:rPr>
          <w:highlight w:val="yellow"/>
        </w:rPr>
        <w:t xml:space="preserve">required </w:t>
      </w:r>
      <w:r w:rsidRPr="00D606F4">
        <w:rPr>
          <w:highlight w:val="yellow"/>
        </w:rPr>
        <w:t>documentation</w:t>
      </w:r>
      <w:r w:rsidR="00D606F4" w:rsidRPr="00D606F4">
        <w:rPr>
          <w:highlight w:val="yellow"/>
        </w:rPr>
        <w:t xml:space="preserve"> for </w:t>
      </w:r>
      <w:r w:rsidR="003B7DA9">
        <w:rPr>
          <w:highlight w:val="yellow"/>
        </w:rPr>
        <w:t>acceptance of the product by the Technical Review Board for the introduct</w:t>
      </w:r>
      <w:r w:rsidR="00042217">
        <w:rPr>
          <w:highlight w:val="yellow"/>
        </w:rPr>
        <w:t>ion to the VistA I</w:t>
      </w:r>
      <w:r w:rsidR="003B7DA9">
        <w:rPr>
          <w:highlight w:val="yellow"/>
        </w:rPr>
        <w:t xml:space="preserve">ntake </w:t>
      </w:r>
      <w:r w:rsidR="00042217">
        <w:rPr>
          <w:highlight w:val="yellow"/>
        </w:rPr>
        <w:t>P</w:t>
      </w:r>
      <w:r w:rsidR="003B7DA9">
        <w:rPr>
          <w:highlight w:val="yellow"/>
        </w:rPr>
        <w:t>rogram</w:t>
      </w:r>
      <w:r w:rsidRPr="00D606F4">
        <w:rPr>
          <w:highlight w:val="yellow"/>
        </w:rPr>
        <w:t xml:space="preserve">, complete all testing activities and train for the new product according to the VA’s </w:t>
      </w:r>
      <w:r w:rsidR="00807278" w:rsidRPr="00D606F4">
        <w:rPr>
          <w:highlight w:val="yellow"/>
        </w:rPr>
        <w:t xml:space="preserve">tailored set of </w:t>
      </w:r>
      <w:r w:rsidRPr="00D606F4">
        <w:rPr>
          <w:highlight w:val="yellow"/>
        </w:rPr>
        <w:t xml:space="preserve">PMAS </w:t>
      </w:r>
      <w:r w:rsidR="00807278" w:rsidRPr="00D606F4">
        <w:rPr>
          <w:highlight w:val="yellow"/>
        </w:rPr>
        <w:t>documents consistent to the identified approach</w:t>
      </w:r>
      <w:r w:rsidRPr="00D606F4">
        <w:rPr>
          <w:highlight w:val="yellow"/>
        </w:rPr>
        <w:t xml:space="preserve">.  </w:t>
      </w:r>
      <w:r w:rsidR="00D606F4" w:rsidRPr="00D606F4">
        <w:rPr>
          <w:highlight w:val="yellow"/>
        </w:rPr>
        <w:t>It is our understanding that the documents required are a subset of the</w:t>
      </w:r>
      <w:r w:rsidR="003B7DA9">
        <w:rPr>
          <w:highlight w:val="yellow"/>
        </w:rPr>
        <w:t xml:space="preserve"> standard</w:t>
      </w:r>
      <w:r w:rsidR="00D606F4" w:rsidRPr="00D606F4">
        <w:rPr>
          <w:highlight w:val="yellow"/>
        </w:rPr>
        <w:t xml:space="preserve"> </w:t>
      </w:r>
      <w:r w:rsidR="005E23FF" w:rsidRPr="00D606F4">
        <w:rPr>
          <w:highlight w:val="yellow"/>
        </w:rPr>
        <w:t xml:space="preserve">PMAS </w:t>
      </w:r>
      <w:r w:rsidR="00D606F4" w:rsidRPr="00D606F4">
        <w:rPr>
          <w:highlight w:val="yellow"/>
        </w:rPr>
        <w:t xml:space="preserve">documentation. </w:t>
      </w:r>
      <w:r w:rsidR="003B7DA9">
        <w:rPr>
          <w:highlight w:val="yellow"/>
        </w:rPr>
        <w:t xml:space="preserve">  </w:t>
      </w:r>
      <w:r w:rsidR="005E23FF" w:rsidRPr="00D606F4">
        <w:rPr>
          <w:highlight w:val="yellow"/>
        </w:rPr>
        <w:t>Within 30 days</w:t>
      </w:r>
      <w:r w:rsidR="001917AC" w:rsidRPr="00D606F4">
        <w:rPr>
          <w:highlight w:val="yellow"/>
        </w:rPr>
        <w:t>, the government and the BITS Team will</w:t>
      </w:r>
      <w:r w:rsidR="005E23FF" w:rsidRPr="00D606F4">
        <w:rPr>
          <w:highlight w:val="yellow"/>
        </w:rPr>
        <w:t xml:space="preserve"> agree</w:t>
      </w:r>
      <w:r w:rsidR="001917AC" w:rsidRPr="00D606F4">
        <w:rPr>
          <w:highlight w:val="yellow"/>
        </w:rPr>
        <w:t xml:space="preserve"> </w:t>
      </w:r>
      <w:r w:rsidR="005E23FF" w:rsidRPr="00D606F4">
        <w:rPr>
          <w:highlight w:val="yellow"/>
        </w:rPr>
        <w:t>to the specific PMAS modification for OneVA Pharmacy Implementation</w:t>
      </w:r>
      <w:r w:rsidR="003B7DA9">
        <w:rPr>
          <w:highlight w:val="yellow"/>
        </w:rPr>
        <w:t xml:space="preserve"> and all documents required. </w:t>
      </w:r>
    </w:p>
    <w:p w:rsidR="005D0997" w:rsidRDefault="005D0997" w:rsidP="005D0997">
      <w:pPr>
        <w:pStyle w:val="BITSBody"/>
        <w:spacing w:after="0"/>
        <w:rPr>
          <w:highlight w:val="yellow"/>
        </w:rPr>
      </w:pPr>
    </w:p>
    <w:p w:rsidR="005D0997" w:rsidRPr="00A37868" w:rsidRDefault="005D0997" w:rsidP="005D0997">
      <w:pPr>
        <w:pStyle w:val="BITSBody"/>
      </w:pPr>
      <w:r w:rsidRPr="00A37868">
        <w:t>The BITS Team employs a VA-centric approach to developing, testing and deployi</w:t>
      </w:r>
      <w:r w:rsidR="00A37868" w:rsidRPr="00A37868">
        <w:t xml:space="preserve">ng the OneVa Pharmacy solution as illustrated </w:t>
      </w:r>
      <w:r w:rsidRPr="00A37868">
        <w:t xml:space="preserve">in </w:t>
      </w:r>
      <w:r w:rsidR="00A37868" w:rsidRPr="00A37868">
        <w:rPr>
          <w:rFonts w:eastAsiaTheme="minorHAnsi"/>
          <w:i/>
        </w:rPr>
        <w:t xml:space="preserve">Figure 3.0.  </w:t>
      </w:r>
      <w:r w:rsidR="00A37868" w:rsidRPr="00A37868">
        <w:rPr>
          <w:rFonts w:eastAsiaTheme="minorHAnsi"/>
        </w:rPr>
        <w:t xml:space="preserve">For this </w:t>
      </w:r>
      <w:r w:rsidR="00A37868">
        <w:rPr>
          <w:rFonts w:eastAsiaTheme="minorHAnsi"/>
        </w:rPr>
        <w:t>six</w:t>
      </w:r>
      <w:r w:rsidR="00A37868" w:rsidRPr="00A37868">
        <w:rPr>
          <w:rFonts w:eastAsiaTheme="minorHAnsi"/>
        </w:rPr>
        <w:t xml:space="preserve"> month effort we have broken down the task to Sprints within a </w:t>
      </w:r>
      <w:r w:rsidR="00A37868">
        <w:rPr>
          <w:rFonts w:eastAsiaTheme="minorHAnsi"/>
        </w:rPr>
        <w:t xml:space="preserve">single </w:t>
      </w:r>
      <w:r w:rsidR="00A37868" w:rsidRPr="00A37868">
        <w:rPr>
          <w:rFonts w:eastAsiaTheme="minorHAnsi"/>
        </w:rPr>
        <w:t>increment as illustrated in Figures 3.1 through 3.3</w:t>
      </w:r>
      <w:r w:rsidR="00A34B63">
        <w:rPr>
          <w:rFonts w:eastAsiaTheme="minorHAnsi"/>
        </w:rPr>
        <w:t>.  Our approach</w:t>
      </w:r>
      <w:r w:rsidR="00A37868" w:rsidRPr="00A37868">
        <w:rPr>
          <w:rFonts w:eastAsiaTheme="minorHAnsi"/>
        </w:rPr>
        <w:t xml:space="preserve"> </w:t>
      </w:r>
      <w:r w:rsidRPr="00A37868">
        <w:t xml:space="preserve">includes an integrated </w:t>
      </w:r>
      <w:r w:rsidR="00A34B63">
        <w:t xml:space="preserve">project </w:t>
      </w:r>
      <w:r w:rsidRPr="00A37868">
        <w:t>team</w:t>
      </w:r>
      <w:r w:rsidR="00A34B63">
        <w:t xml:space="preserve"> </w:t>
      </w:r>
      <w:r w:rsidRPr="00A37868">
        <w:t xml:space="preserve">developing software in an Agile framework – providing VA with incremental delivery of artifacts and integrated delivery packages. The BITS Team’s approach explains “how” we meet the need with proven processes and techniques. </w:t>
      </w:r>
    </w:p>
    <w:p w:rsidR="005D0997" w:rsidRDefault="005D0997" w:rsidP="005D0997">
      <w:pPr>
        <w:pStyle w:val="BITSBody"/>
        <w:keepNext/>
        <w:jc w:val="center"/>
      </w:pPr>
      <w:r w:rsidRPr="008D6A4F">
        <w:rPr>
          <w:noProof/>
        </w:rPr>
        <w:lastRenderedPageBreak/>
        <w:drawing>
          <wp:inline distT="0" distB="0" distL="0" distR="0" wp14:anchorId="414C740D" wp14:editId="2D0CE9E5">
            <wp:extent cx="5193665" cy="4795520"/>
            <wp:effectExtent l="76200" t="114300" r="311785" b="3098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 1-5.png"/>
                    <pic:cNvPicPr/>
                  </pic:nvPicPr>
                  <pic:blipFill rotWithShape="1">
                    <a:blip r:embed="rId23">
                      <a:extLst>
                        <a:ext uri="{28A0092B-C50C-407E-A947-70E740481C1C}">
                          <a14:useLocalDpi xmlns:a14="http://schemas.microsoft.com/office/drawing/2010/main" val="0"/>
                        </a:ext>
                      </a:extLst>
                    </a:blip>
                    <a:srcRect t="4121" r="-8" b="-170"/>
                    <a:stretch/>
                  </pic:blipFill>
                  <pic:spPr bwMode="auto">
                    <a:xfrm>
                      <a:off x="0" y="0"/>
                      <a:ext cx="5194193" cy="4796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0997" w:rsidRDefault="005D0997" w:rsidP="005D0997">
      <w:pPr>
        <w:pStyle w:val="Caption"/>
      </w:pPr>
      <w:r>
        <w:t>Figure 3.0: I</w:t>
      </w:r>
      <w:r w:rsidRPr="008D6A4F">
        <w:t xml:space="preserve">ntegrated </w:t>
      </w:r>
      <w:r>
        <w:t>T</w:t>
      </w:r>
      <w:r w:rsidRPr="008D6A4F">
        <w:t xml:space="preserve">eam </w:t>
      </w:r>
      <w:r>
        <w:t>S</w:t>
      </w:r>
      <w:r w:rsidRPr="008D6A4F">
        <w:t>upport</w:t>
      </w:r>
      <w:r>
        <w:t>s</w:t>
      </w:r>
      <w:r w:rsidRPr="008D6A4F">
        <w:t xml:space="preserve"> </w:t>
      </w:r>
      <w:r>
        <w:t>F</w:t>
      </w:r>
      <w:r w:rsidRPr="008D6A4F">
        <w:t xml:space="preserve">eature </w:t>
      </w:r>
      <w:r>
        <w:t>D</w:t>
      </w:r>
      <w:r w:rsidRPr="008D6A4F">
        <w:t xml:space="preserve">evelopment in an Agile </w:t>
      </w:r>
      <w:r>
        <w:t>F</w:t>
      </w:r>
      <w:r w:rsidRPr="008D6A4F">
        <w:t>ramework</w:t>
      </w:r>
    </w:p>
    <w:p w:rsidR="005D0997" w:rsidRDefault="005D0997" w:rsidP="005D0997">
      <w:pPr>
        <w:pStyle w:val="BITSBody"/>
      </w:pPr>
    </w:p>
    <w:p w:rsidR="005D0997" w:rsidRDefault="00980A95" w:rsidP="005D0997">
      <w:pPr>
        <w:pStyle w:val="BITSBody"/>
        <w:keepNext/>
      </w:pPr>
      <w:r>
        <w:rPr>
          <w:noProof/>
        </w:rPr>
        <w:drawing>
          <wp:inline distT="0" distB="0" distL="0" distR="0" wp14:anchorId="30FA12B8" wp14:editId="36E30AF3">
            <wp:extent cx="5729605" cy="1473934"/>
            <wp:effectExtent l="152400" t="152400" r="366395" b="3359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080" cy="1479458"/>
                    </a:xfrm>
                    <a:prstGeom prst="rect">
                      <a:avLst/>
                    </a:prstGeom>
                    <a:ln>
                      <a:noFill/>
                    </a:ln>
                    <a:effectLst>
                      <a:outerShdw blurRad="292100" dist="139700" dir="2700000" algn="tl" rotWithShape="0">
                        <a:srgbClr val="333333">
                          <a:alpha val="65000"/>
                        </a:srgbClr>
                      </a:outerShdw>
                    </a:effectLst>
                  </pic:spPr>
                </pic:pic>
              </a:graphicData>
            </a:graphic>
          </wp:inline>
        </w:drawing>
      </w:r>
    </w:p>
    <w:p w:rsidR="005D0997" w:rsidRDefault="005D0997" w:rsidP="005D0997">
      <w:pPr>
        <w:pStyle w:val="Caption"/>
      </w:pPr>
      <w:r>
        <w:t>Figure 3.1</w:t>
      </w:r>
      <w:r w:rsidRPr="00BC49BB">
        <w:rPr>
          <w:highlight w:val="yellow"/>
        </w:rPr>
        <w:t>: High Level Day 1 Activities</w:t>
      </w:r>
    </w:p>
    <w:p w:rsidR="005D0997" w:rsidRDefault="005D0997" w:rsidP="005D0997">
      <w:pPr>
        <w:pStyle w:val="BITSBody"/>
      </w:pPr>
    </w:p>
    <w:p w:rsidR="005D0997" w:rsidRDefault="00980A95" w:rsidP="005D0997">
      <w:pPr>
        <w:pStyle w:val="BITSBody"/>
        <w:keepNext/>
      </w:pPr>
      <w:r>
        <w:rPr>
          <w:noProof/>
        </w:rPr>
        <w:drawing>
          <wp:inline distT="0" distB="0" distL="0" distR="0" wp14:anchorId="7C38307F" wp14:editId="4B6A6776">
            <wp:extent cx="5494020" cy="1990879"/>
            <wp:effectExtent l="152400" t="152400" r="354330" b="3143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16" cy="2003524"/>
                    </a:xfrm>
                    <a:prstGeom prst="rect">
                      <a:avLst/>
                    </a:prstGeom>
                    <a:ln>
                      <a:noFill/>
                    </a:ln>
                    <a:effectLst>
                      <a:outerShdw blurRad="292100" dist="139700" dir="2700000" algn="tl" rotWithShape="0">
                        <a:srgbClr val="333333">
                          <a:alpha val="65000"/>
                        </a:srgbClr>
                      </a:outerShdw>
                    </a:effectLst>
                  </pic:spPr>
                </pic:pic>
              </a:graphicData>
            </a:graphic>
          </wp:inline>
        </w:drawing>
      </w:r>
    </w:p>
    <w:p w:rsidR="005D0997" w:rsidRPr="00723E48" w:rsidRDefault="005D0997" w:rsidP="005D0997">
      <w:pPr>
        <w:pStyle w:val="Caption"/>
      </w:pPr>
      <w:r>
        <w:t xml:space="preserve">Figure 3.2: </w:t>
      </w:r>
      <w:r w:rsidRPr="00980A95">
        <w:rPr>
          <w:bCs/>
          <w:highlight w:val="yellow"/>
        </w:rPr>
        <w:t>Vista Modernization Technical Tasks</w:t>
      </w:r>
    </w:p>
    <w:p w:rsidR="005D0997" w:rsidRDefault="00980A95" w:rsidP="005D0997">
      <w:pPr>
        <w:pStyle w:val="Caption"/>
        <w:keepNext/>
        <w:jc w:val="both"/>
      </w:pPr>
      <w:r>
        <w:rPr>
          <w:noProof/>
        </w:rPr>
        <w:drawing>
          <wp:inline distT="0" distB="0" distL="0" distR="0" wp14:anchorId="4CDB370F" wp14:editId="5A51FBC9">
            <wp:extent cx="5577840" cy="2021253"/>
            <wp:effectExtent l="152400" t="152400" r="365760" b="3028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2019" cy="2037262"/>
                    </a:xfrm>
                    <a:prstGeom prst="rect">
                      <a:avLst/>
                    </a:prstGeom>
                    <a:ln>
                      <a:noFill/>
                    </a:ln>
                    <a:effectLst>
                      <a:outerShdw blurRad="292100" dist="139700" dir="2700000" algn="tl" rotWithShape="0">
                        <a:srgbClr val="333333">
                          <a:alpha val="65000"/>
                        </a:srgbClr>
                      </a:outerShdw>
                    </a:effectLst>
                  </pic:spPr>
                </pic:pic>
              </a:graphicData>
            </a:graphic>
          </wp:inline>
        </w:drawing>
      </w:r>
    </w:p>
    <w:p w:rsidR="005D0997" w:rsidRDefault="005D0997" w:rsidP="005D0997">
      <w:pPr>
        <w:pStyle w:val="Caption"/>
        <w:rPr>
          <w:bCs/>
        </w:rPr>
      </w:pPr>
      <w:r>
        <w:t xml:space="preserve">Figure 3.3: </w:t>
      </w:r>
      <w:r w:rsidRPr="00980A95">
        <w:rPr>
          <w:bCs/>
          <w:highlight w:val="yellow"/>
        </w:rPr>
        <w:t>EMI / RX Manager Technical Tasks</w:t>
      </w:r>
    </w:p>
    <w:p w:rsidR="005D0997" w:rsidRPr="00C9004B" w:rsidRDefault="005D0997" w:rsidP="005D0997">
      <w:pPr>
        <w:pStyle w:val="BITSBody"/>
      </w:pPr>
    </w:p>
    <w:p w:rsidR="005D0997" w:rsidRDefault="005D0997" w:rsidP="005D0997">
      <w:pPr>
        <w:pStyle w:val="Heading2"/>
        <w:pBdr>
          <w:top w:val="single" w:sz="4" w:space="0" w:color="244061" w:themeColor="accent1" w:themeShade="80"/>
        </w:pBdr>
      </w:pPr>
      <w:bookmarkStart w:id="25" w:name="_Toc430524593"/>
      <w:bookmarkStart w:id="26" w:name="_Toc430524869"/>
      <w:bookmarkStart w:id="27" w:name="_Toc430860487"/>
      <w:r>
        <w:t>Task 1: Project Management</w:t>
      </w:r>
      <w:bookmarkEnd w:id="25"/>
      <w:bookmarkEnd w:id="26"/>
      <w:bookmarkEnd w:id="27"/>
      <w:r>
        <w:t xml:space="preserve">  </w:t>
      </w:r>
    </w:p>
    <w:p w:rsidR="005D0997" w:rsidRDefault="005D0997" w:rsidP="005D0997">
      <w:pPr>
        <w:spacing w:line="240" w:lineRule="auto"/>
        <w:jc w:val="both"/>
      </w:pPr>
      <w:r>
        <w:t>Project m</w:t>
      </w:r>
      <w:r w:rsidRPr="00195487">
        <w:t>anagement</w:t>
      </w:r>
      <w:r w:rsidRPr="00735A75">
        <w:t xml:space="preserve"> underpins the project delivery by ensuring all </w:t>
      </w:r>
      <w:r>
        <w:t>support is</w:t>
      </w:r>
      <w:r w:rsidRPr="00735A75">
        <w:t xml:space="preserve"> managed in a controlled way. The BITS Team’s approach ensure</w:t>
      </w:r>
      <w:r>
        <w:t>s</w:t>
      </w:r>
      <w:r w:rsidRPr="00735A75">
        <w:t xml:space="preserve"> decisions are </w:t>
      </w:r>
      <w:r>
        <w:t>made</w:t>
      </w:r>
      <w:r w:rsidRPr="00735A75">
        <w:t xml:space="preserve"> by the right people and based on the correct information. The governance role includes audits or peer reviews, developing project and program structures and ensuring accountability. Transparency provides information with a single source of the truth. Information is relevant and accurate to support effective decision-making. Reusability keeps the project teams from reinventing the wheel</w:t>
      </w:r>
      <w:r>
        <w:t>,</w:t>
      </w:r>
      <w:r w:rsidRPr="00735A75">
        <w:t xml:space="preserve"> by being a central point for lessons learned, </w:t>
      </w:r>
      <w:r>
        <w:t xml:space="preserve">process </w:t>
      </w:r>
      <w:r w:rsidRPr="00735A75">
        <w:t>templates and best practice</w:t>
      </w:r>
      <w:r>
        <w:t>s</w:t>
      </w:r>
      <w:r w:rsidRPr="00735A75">
        <w:t xml:space="preserve">. Delivery support </w:t>
      </w:r>
      <w:r>
        <w:t>ensures</w:t>
      </w:r>
      <w:r w:rsidRPr="00735A75">
        <w:t xml:space="preserve"> project teams </w:t>
      </w:r>
      <w:r>
        <w:t>are efficiently doing</w:t>
      </w:r>
      <w:r w:rsidRPr="00735A75">
        <w:t xml:space="preserve"> their jobs </w:t>
      </w:r>
      <w:r>
        <w:t xml:space="preserve">well, </w:t>
      </w:r>
      <w:r w:rsidRPr="00735A75">
        <w:t xml:space="preserve">by reducing bureaucracy, providing training, mentoring and quality assurance. And lastly, traceability </w:t>
      </w:r>
      <w:r>
        <w:t>helps in</w:t>
      </w:r>
      <w:r w:rsidRPr="00735A75">
        <w:t xml:space="preserve"> managing documentation, project history and organizational knowledge.</w:t>
      </w:r>
    </w:p>
    <w:p w:rsidR="005D0997" w:rsidRDefault="00720399" w:rsidP="005D0997">
      <w:pPr>
        <w:pStyle w:val="Heading3"/>
      </w:pPr>
      <w:bookmarkStart w:id="28" w:name="_Toc428545098"/>
      <w:bookmarkStart w:id="29" w:name="_Toc428731645"/>
      <w:bookmarkStart w:id="30" w:name="_Toc428736309"/>
      <w:bookmarkStart w:id="31" w:name="_Toc428782159"/>
      <w:bookmarkStart w:id="32" w:name="_Toc428785441"/>
      <w:bookmarkStart w:id="33" w:name="_Toc428790222"/>
      <w:bookmarkStart w:id="34" w:name="_Toc428794644"/>
      <w:bookmarkStart w:id="35" w:name="_Toc428806280"/>
      <w:bookmarkStart w:id="36" w:name="_Toc428805725"/>
      <w:bookmarkStart w:id="37" w:name="_Toc430524594"/>
      <w:bookmarkStart w:id="38" w:name="_Toc430524870"/>
      <w:bookmarkStart w:id="39" w:name="_Toc430860488"/>
      <w:ins w:id="40" w:author="Author">
        <w:r>
          <w:rPr>
            <w:rStyle w:val="BITSBodyChar"/>
            <w:rPrChange w:id="41">
              <w:rPr>
                <w:noProof/>
              </w:rPr>
            </w:rPrChange>
          </w:rPr>
          <w:lastRenderedPageBreak/>
          <w:drawing>
            <wp:anchor distT="0" distB="0" distL="114300" distR="114300" simplePos="0" relativeHeight="251663367" behindDoc="0" locked="0" layoutInCell="1" allowOverlap="1" wp14:anchorId="4F5C6829" wp14:editId="48F4F04B">
              <wp:simplePos x="0" y="0"/>
              <wp:positionH relativeFrom="column">
                <wp:posOffset>1676400</wp:posOffset>
              </wp:positionH>
              <wp:positionV relativeFrom="paragraph">
                <wp:posOffset>28575</wp:posOffset>
              </wp:positionV>
              <wp:extent cx="4341495" cy="354838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1495" cy="3548380"/>
                      </a:xfrm>
                      <a:prstGeom prst="rect">
                        <a:avLst/>
                      </a:prstGeom>
                      <a:noFill/>
                    </pic:spPr>
                  </pic:pic>
                </a:graphicData>
              </a:graphic>
            </wp:anchor>
          </w:drawing>
        </w:r>
      </w:ins>
      <w:r w:rsidR="005D0997" w:rsidRPr="00D901BE">
        <w:t>Governance</w:t>
      </w:r>
      <w:bookmarkEnd w:id="28"/>
      <w:bookmarkEnd w:id="29"/>
      <w:bookmarkEnd w:id="30"/>
      <w:bookmarkEnd w:id="31"/>
      <w:bookmarkEnd w:id="32"/>
      <w:bookmarkEnd w:id="33"/>
      <w:bookmarkEnd w:id="34"/>
      <w:bookmarkEnd w:id="35"/>
      <w:bookmarkEnd w:id="36"/>
      <w:bookmarkEnd w:id="37"/>
      <w:bookmarkEnd w:id="38"/>
      <w:bookmarkEnd w:id="39"/>
      <w:r w:rsidR="005D0997">
        <w:t xml:space="preserve"> </w:t>
      </w:r>
    </w:p>
    <w:p w:rsidR="005D0997" w:rsidRDefault="00720399" w:rsidP="005D0997">
      <w:pPr>
        <w:spacing w:line="240" w:lineRule="auto"/>
        <w:jc w:val="both"/>
        <w:rPr>
          <w:rStyle w:val="BITSBodyChar"/>
        </w:rPr>
      </w:pPr>
      <w:r>
        <w:rPr>
          <w:noProof/>
        </w:rPr>
        <mc:AlternateContent>
          <mc:Choice Requires="wps">
            <w:drawing>
              <wp:anchor distT="0" distB="0" distL="114300" distR="114300" simplePos="0" relativeHeight="251660295" behindDoc="0" locked="0" layoutInCell="1" allowOverlap="1" wp14:anchorId="49C93B10" wp14:editId="307F10C6">
                <wp:simplePos x="0" y="0"/>
                <wp:positionH relativeFrom="column">
                  <wp:posOffset>1676400</wp:posOffset>
                </wp:positionH>
                <wp:positionV relativeFrom="paragraph">
                  <wp:posOffset>3395345</wp:posOffset>
                </wp:positionV>
                <wp:extent cx="4341495" cy="297180"/>
                <wp:effectExtent l="0" t="0" r="1905" b="7620"/>
                <wp:wrapSquare wrapText="bothSides"/>
                <wp:docPr id="11" name="Text Box 11"/>
                <wp:cNvGraphicFramePr/>
                <a:graphic xmlns:a="http://schemas.openxmlformats.org/drawingml/2006/main">
                  <a:graphicData uri="http://schemas.microsoft.com/office/word/2010/wordprocessingShape">
                    <wps:wsp>
                      <wps:cNvSpPr txBox="1"/>
                      <wps:spPr>
                        <a:xfrm>
                          <a:off x="0" y="0"/>
                          <a:ext cx="4341495" cy="297180"/>
                        </a:xfrm>
                        <a:prstGeom prst="rect">
                          <a:avLst/>
                        </a:prstGeom>
                        <a:solidFill>
                          <a:prstClr val="white"/>
                        </a:solidFill>
                        <a:ln>
                          <a:noFill/>
                        </a:ln>
                        <a:effectLst/>
                      </wps:spPr>
                      <wps:txbx>
                        <w:txbxContent>
                          <w:p w:rsidR="00980A95" w:rsidRPr="003E65B1" w:rsidRDefault="00980A95" w:rsidP="005D0997">
                            <w:pPr>
                              <w:pStyle w:val="Caption"/>
                              <w:rPr>
                                <w:rFonts w:ascii="Times New Roman" w:hAnsi="Times New Roman"/>
                                <w:noProof/>
                                <w:sz w:val="24"/>
                              </w:rPr>
                            </w:pPr>
                            <w:r>
                              <w:t xml:space="preserve">Figure 3.4: </w:t>
                            </w:r>
                            <w:r w:rsidRPr="00F81A02">
                              <w:t>BITS Team’s Program Manageme</w:t>
                            </w:r>
                            <w:r>
                              <w:t xml:space="preserv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C93B10" id="Text Box 11" o:spid="_x0000_s1033" type="#_x0000_t202" style="position:absolute;left:0;text-align:left;margin-left:132pt;margin-top:267.35pt;width:341.85pt;height:23.4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" stroked="f">
                <v:textbox inset="0,0,0,0">
                  <w:txbxContent>
                    <w:p w:rsidR="00980A95" w:rsidRPr="003E65B1" w:rsidRDefault="00980A95" w:rsidP="005D0997">
                      <w:pPr>
                        <w:pStyle w:val="Caption"/>
                        <w:rPr>
                          <w:rFonts w:ascii="Times New Roman" w:hAnsi="Times New Roman"/>
                          <w:noProof/>
                          <w:sz w:val="24"/>
                        </w:rPr>
                      </w:pPr>
                      <w:r>
                        <w:t xml:space="preserve">Figure 3.4: </w:t>
                      </w:r>
                      <w:r w:rsidRPr="00F81A02">
                        <w:t>BITS Team’s Program Manageme</w:t>
                      </w:r>
                      <w:r>
                        <w:t xml:space="preserve">nt </w:t>
                      </w:r>
                    </w:p>
                  </w:txbxContent>
                </v:textbox>
                <w10:wrap type="square"/>
              </v:shape>
            </w:pict>
          </mc:Fallback>
        </mc:AlternateContent>
      </w:r>
      <w:r w:rsidR="005D0997" w:rsidRPr="006C0B18">
        <w:rPr>
          <w:rStyle w:val="BITSBodyChar"/>
        </w:rPr>
        <w:t xml:space="preserve">The BITS Team’s </w:t>
      </w:r>
      <w:r w:rsidR="005D0997">
        <w:rPr>
          <w:rStyle w:val="BITSBodyChar"/>
        </w:rPr>
        <w:t>project</w:t>
      </w:r>
      <w:r w:rsidR="005D0997" w:rsidRPr="006C0B18">
        <w:rPr>
          <w:rStyle w:val="BITSBodyChar"/>
        </w:rPr>
        <w:t xml:space="preserve"> management structure (</w:t>
      </w:r>
      <w:r w:rsidR="005D0997" w:rsidRPr="00233A67">
        <w:rPr>
          <w:rStyle w:val="BITSBodyChar"/>
          <w:b/>
          <w:i/>
          <w:color w:val="002060"/>
          <w:sz w:val="22"/>
          <w:szCs w:val="22"/>
        </w:rPr>
        <w:t xml:space="preserve">Figure </w:t>
      </w:r>
      <w:r w:rsidR="00A34B63">
        <w:rPr>
          <w:rStyle w:val="BITSBodyChar"/>
          <w:b/>
          <w:i/>
          <w:color w:val="002060"/>
          <w:sz w:val="22"/>
          <w:szCs w:val="22"/>
        </w:rPr>
        <w:t>3.4</w:t>
      </w:r>
      <w:r w:rsidR="005D0997" w:rsidRPr="006C0B18">
        <w:rPr>
          <w:rStyle w:val="BITSBodyChar"/>
        </w:rPr>
        <w:t xml:space="preserve">) and </w:t>
      </w:r>
      <w:r w:rsidR="005D0997">
        <w:rPr>
          <w:rStyle w:val="BITSBodyChar"/>
        </w:rPr>
        <w:t>Project</w:t>
      </w:r>
      <w:r w:rsidR="005D0997" w:rsidRPr="006C0B18">
        <w:rPr>
          <w:rStyle w:val="BITSBodyChar"/>
        </w:rPr>
        <w:t xml:space="preserve"> Management Plan (</w:t>
      </w:r>
      <w:r w:rsidR="005D0997">
        <w:rPr>
          <w:rStyle w:val="BITSBodyChar"/>
        </w:rPr>
        <w:t>PMP</w:t>
      </w:r>
      <w:r w:rsidR="005D0997" w:rsidRPr="006C0B18">
        <w:rPr>
          <w:rStyle w:val="BITSBodyChar"/>
        </w:rPr>
        <w:t>) define</w:t>
      </w:r>
      <w:r w:rsidR="005D0997">
        <w:rPr>
          <w:rStyle w:val="BITSBodyChar"/>
        </w:rPr>
        <w:t>s</w:t>
      </w:r>
      <w:r w:rsidR="005D0997" w:rsidRPr="006C0B18">
        <w:rPr>
          <w:rStyle w:val="BITSBodyChar"/>
        </w:rPr>
        <w:t xml:space="preserve"> the roles and responsibilities, delegations of authority, and escalation procedures required to ensure clear communication</w:t>
      </w:r>
      <w:r w:rsidR="005D0997">
        <w:rPr>
          <w:rStyle w:val="BITSBodyChar"/>
        </w:rPr>
        <w:t xml:space="preserve"> and</w:t>
      </w:r>
      <w:r w:rsidR="005D0997" w:rsidRPr="006C0B18">
        <w:rPr>
          <w:rStyle w:val="BITSBodyChar"/>
        </w:rPr>
        <w:t xml:space="preserve"> project visibility</w:t>
      </w:r>
      <w:r w:rsidR="005D0997">
        <w:rPr>
          <w:rStyle w:val="BITSBodyChar"/>
        </w:rPr>
        <w:t>,</w:t>
      </w:r>
      <w:r w:rsidR="005D0997" w:rsidRPr="006C0B18">
        <w:rPr>
          <w:rStyle w:val="BITSBodyChar"/>
        </w:rPr>
        <w:t xml:space="preserve"> </w:t>
      </w:r>
      <w:r w:rsidR="005D0997">
        <w:rPr>
          <w:rStyle w:val="BITSBodyChar"/>
        </w:rPr>
        <w:t>and allows</w:t>
      </w:r>
      <w:r w:rsidR="005D0997" w:rsidRPr="006C0B18">
        <w:rPr>
          <w:rStyle w:val="BITSBodyChar"/>
        </w:rPr>
        <w:t xml:space="preserve"> issues </w:t>
      </w:r>
      <w:r w:rsidR="005D0997">
        <w:rPr>
          <w:rStyle w:val="BITSBodyChar"/>
        </w:rPr>
        <w:t xml:space="preserve">to be </w:t>
      </w:r>
      <w:r w:rsidR="005D0997" w:rsidRPr="006C0B18">
        <w:rPr>
          <w:rStyle w:val="BITSBodyChar"/>
        </w:rPr>
        <w:t>resol</w:t>
      </w:r>
      <w:r w:rsidR="005D0997">
        <w:rPr>
          <w:rStyle w:val="BITSBodyChar"/>
        </w:rPr>
        <w:t>ved</w:t>
      </w:r>
      <w:r w:rsidR="005D0997" w:rsidRPr="006C0B18">
        <w:rPr>
          <w:rStyle w:val="BITSBodyChar"/>
        </w:rPr>
        <w:t xml:space="preserve"> within the project team, the Government leads, and its organizational components. This program </w:t>
      </w:r>
      <w:del w:id="42" w:author="Author">
        <w:r w:rsidR="00062FEC" w:rsidDel="00C16B62">
          <w:rPr>
            <w:rStyle w:val="BITSBodyChar"/>
            <w:rPrChange w:id="43">
              <w:rPr>
                <w:noProof/>
              </w:rPr>
            </w:rPrChange>
          </w:rPr>
          <w:drawing>
            <wp:anchor distT="0" distB="0" distL="114300" distR="114300" simplePos="0" relativeHeight="251662343" behindDoc="0" locked="0" layoutInCell="1" allowOverlap="1" wp14:anchorId="045831F9" wp14:editId="75D44975">
              <wp:simplePos x="0" y="0"/>
              <wp:positionH relativeFrom="column">
                <wp:posOffset>2266285</wp:posOffset>
              </wp:positionH>
              <wp:positionV relativeFrom="paragraph">
                <wp:posOffset>284</wp:posOffset>
              </wp:positionV>
              <wp:extent cx="3670935" cy="3000375"/>
              <wp:effectExtent l="152400" t="152400" r="367665" b="3524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935" cy="3000375"/>
                      </a:xfrm>
                      <a:prstGeom prst="rect">
                        <a:avLst/>
                      </a:prstGeom>
                      <a:ln>
                        <a:noFill/>
                      </a:ln>
                      <a:effectLst>
                        <a:outerShdw blurRad="292100" dist="139700" dir="2700000" algn="tl" rotWithShape="0">
                          <a:srgbClr val="333333">
                            <a:alpha val="65000"/>
                          </a:srgbClr>
                        </a:outerShdw>
                      </a:effectLst>
                    </pic:spPr>
                  </pic:pic>
                </a:graphicData>
              </a:graphic>
            </wp:anchor>
          </w:drawing>
        </w:r>
      </w:del>
      <w:r w:rsidR="005D0997" w:rsidRPr="006C0B18">
        <w:rPr>
          <w:rStyle w:val="BITSBodyChar"/>
        </w:rPr>
        <w:t xml:space="preserve">management </w:t>
      </w:r>
      <w:r w:rsidR="00062FEC" w:rsidRPr="006C0B18">
        <w:rPr>
          <w:rStyle w:val="BITSBodyChar"/>
        </w:rPr>
        <w:t>approach provides</w:t>
      </w:r>
      <w:r w:rsidR="005D0997" w:rsidRPr="006C0B18">
        <w:rPr>
          <w:rStyle w:val="BITSBodyChar"/>
        </w:rPr>
        <w:t xml:space="preserve"> a seamless, transparent team model to effectively and efficiently manage sub-contractor relationships, thereby ensuring the highest level of performance to the team</w:t>
      </w:r>
      <w:r w:rsidR="005D0997">
        <w:rPr>
          <w:rStyle w:val="BITSBodyChar"/>
        </w:rPr>
        <w:t>, and</w:t>
      </w:r>
      <w:r w:rsidR="005D0997" w:rsidRPr="006C0B18">
        <w:rPr>
          <w:rStyle w:val="BITSBodyChar"/>
        </w:rPr>
        <w:t xml:space="preserve"> also includes internal,</w:t>
      </w:r>
      <w:r w:rsidR="005D0997">
        <w:rPr>
          <w:rStyle w:val="BITSBodyChar"/>
        </w:rPr>
        <w:t xml:space="preserve"> </w:t>
      </w:r>
      <w:r w:rsidR="005D0997" w:rsidRPr="006C0B18">
        <w:rPr>
          <w:rStyle w:val="BITSBodyChar"/>
        </w:rPr>
        <w:t xml:space="preserve">day-to-day management, peer reviews, and team meetings to identify and correct issues. </w:t>
      </w:r>
      <w:r w:rsidR="005D0997">
        <w:t>The BITS Team</w:t>
      </w:r>
      <w:r w:rsidR="005D0997" w:rsidRPr="001107C4">
        <w:t xml:space="preserve"> </w:t>
      </w:r>
      <w:r w:rsidR="005D0997">
        <w:t xml:space="preserve">is </w:t>
      </w:r>
      <w:r w:rsidR="005D0997" w:rsidRPr="001107C4">
        <w:t>an integrated project team</w:t>
      </w:r>
      <w:r w:rsidR="005D0997">
        <w:t xml:space="preserve"> (IPT), with highly-experienced staff</w:t>
      </w:r>
      <w:r w:rsidR="005D0997" w:rsidRPr="001107C4">
        <w:t xml:space="preserve">. BITS </w:t>
      </w:r>
      <w:r w:rsidR="005D0997">
        <w:t>represents</w:t>
      </w:r>
      <w:r w:rsidR="005D0997" w:rsidRPr="001107C4">
        <w:t xml:space="preserve"> the single point-of-contact </w:t>
      </w:r>
      <w:r w:rsidR="005D0997">
        <w:t xml:space="preserve">(POC) </w:t>
      </w:r>
      <w:r w:rsidR="005D0997" w:rsidRPr="001107C4">
        <w:t>for the government</w:t>
      </w:r>
      <w:r w:rsidR="005D0997">
        <w:t>,</w:t>
      </w:r>
      <w:r w:rsidR="005D0997" w:rsidRPr="001107C4">
        <w:t xml:space="preserve"> is responsible for managing our sub</w:t>
      </w:r>
      <w:r w:rsidR="005D0997">
        <w:t>-</w:t>
      </w:r>
      <w:r w:rsidR="005D0997" w:rsidRPr="001107C4">
        <w:t xml:space="preserve">contractor </w:t>
      </w:r>
      <w:r w:rsidR="005D0997" w:rsidRPr="00480C2B">
        <w:t xml:space="preserve">(QBase, as acquired by </w:t>
      </w:r>
      <w:r w:rsidR="005D0997" w:rsidRPr="00480C2B">
        <w:rPr>
          <w:rFonts w:eastAsia="Calibri"/>
          <w:color w:val="000000"/>
        </w:rPr>
        <w:t>SRA),</w:t>
      </w:r>
      <w:r w:rsidR="005D0997" w:rsidRPr="001107C4">
        <w:t xml:space="preserve"> and ensuring our team provides </w:t>
      </w:r>
      <w:r w:rsidR="005D0997">
        <w:t xml:space="preserve">seamless, </w:t>
      </w:r>
      <w:r w:rsidR="005D0997" w:rsidRPr="001107C4">
        <w:t xml:space="preserve">quality services that meet or exceed standards. As we have proven </w:t>
      </w:r>
      <w:r w:rsidR="005D0997">
        <w:t>over the last several years,</w:t>
      </w:r>
      <w:r w:rsidR="005D0997" w:rsidRPr="001107C4">
        <w:t xml:space="preserve"> </w:t>
      </w:r>
      <w:r w:rsidR="005D0997">
        <w:t xml:space="preserve">we collaborate with </w:t>
      </w:r>
      <w:r w:rsidR="005D0997" w:rsidRPr="001107C4">
        <w:t>our sub</w:t>
      </w:r>
      <w:r w:rsidR="005D0997">
        <w:t>-</w:t>
      </w:r>
      <w:r w:rsidR="005D0997" w:rsidRPr="001107C4">
        <w:t>contractor in a manner that allows us to function as a seamless</w:t>
      </w:r>
      <w:r w:rsidR="005D0997">
        <w:t xml:space="preserve">, well-integrated </w:t>
      </w:r>
      <w:r w:rsidR="005D0997" w:rsidRPr="001107C4">
        <w:t>team</w:t>
      </w:r>
      <w:r w:rsidR="005D0997" w:rsidRPr="00062FEC">
        <w:t xml:space="preserve">. </w:t>
      </w:r>
      <w:r w:rsidR="005D0997" w:rsidRPr="00062FEC">
        <w:rPr>
          <w:rStyle w:val="BITSBodyChar"/>
        </w:rPr>
        <w:t xml:space="preserve">The lines of authority for this project are distinct from the </w:t>
      </w:r>
      <w:r w:rsidR="00062FEC" w:rsidRPr="00062FEC">
        <w:rPr>
          <w:rStyle w:val="BITSBodyChar"/>
        </w:rPr>
        <w:t xml:space="preserve">CEO, </w:t>
      </w:r>
      <w:r w:rsidR="00062FEC" w:rsidRPr="00062FEC">
        <w:t>BITS</w:t>
      </w:r>
      <w:r w:rsidR="00062FEC" w:rsidRPr="00062FEC">
        <w:rPr>
          <w:rStyle w:val="BITSBodyChar"/>
        </w:rPr>
        <w:t>,</w:t>
      </w:r>
      <w:r w:rsidR="005D0997" w:rsidRPr="00062FEC">
        <w:rPr>
          <w:rStyle w:val="BITSBodyChar"/>
        </w:rPr>
        <w:t xml:space="preserve"> Mr. Dan </w:t>
      </w:r>
      <w:r w:rsidR="00062FEC" w:rsidRPr="00062FEC">
        <w:rPr>
          <w:rStyle w:val="BITSBodyChar"/>
        </w:rPr>
        <w:t>McQuay</w:t>
      </w:r>
      <w:r w:rsidR="005D0997" w:rsidRPr="00062FEC">
        <w:rPr>
          <w:rStyle w:val="BITSBodyChar"/>
        </w:rPr>
        <w:t xml:space="preserve"> for oversight. The Program Manager (PM), </w:t>
      </w:r>
      <w:r w:rsidR="00062FEC" w:rsidRPr="00062FEC">
        <w:rPr>
          <w:rStyle w:val="BITSBodyChar"/>
        </w:rPr>
        <w:t>Mr</w:t>
      </w:r>
      <w:r w:rsidR="00062FEC">
        <w:rPr>
          <w:rStyle w:val="BITSBodyChar"/>
        </w:rPr>
        <w:t>.</w:t>
      </w:r>
      <w:r w:rsidR="00062FEC" w:rsidRPr="00062FEC">
        <w:rPr>
          <w:rStyle w:val="BITSBodyChar"/>
        </w:rPr>
        <w:t xml:space="preserve"> Josh Temkin</w:t>
      </w:r>
      <w:r w:rsidR="005D0997" w:rsidRPr="00062FEC">
        <w:rPr>
          <w:rStyle w:val="BITSBodyChar"/>
        </w:rPr>
        <w:t xml:space="preserve"> extends to the team, internal project milestone decisions, and issue resolution. The PM develops and manages the project schedule, acts as the conduit to the Contracting Officer’s Representative (COR), conducts periodic status updates, and ensures the right team is fielded and completely engaged. </w:t>
      </w:r>
    </w:p>
    <w:p w:rsidR="005D0997" w:rsidRDefault="005D0997" w:rsidP="005D0997">
      <w:pPr>
        <w:spacing w:line="240" w:lineRule="auto"/>
        <w:jc w:val="both"/>
        <w:rPr>
          <w:rStyle w:val="BITSBodyChar"/>
        </w:rPr>
      </w:pPr>
    </w:p>
    <w:p w:rsidR="005D0997" w:rsidRDefault="005D0997" w:rsidP="005D0997">
      <w:pPr>
        <w:pStyle w:val="Heading3"/>
      </w:pPr>
      <w:bookmarkStart w:id="44" w:name="_Toc430524595"/>
      <w:bookmarkStart w:id="45" w:name="_Toc430524871"/>
      <w:bookmarkStart w:id="46" w:name="_Toc430860489"/>
      <w:r>
        <w:t>Contractor Project Management Plan</w:t>
      </w:r>
      <w:bookmarkEnd w:id="44"/>
      <w:bookmarkEnd w:id="45"/>
      <w:bookmarkEnd w:id="46"/>
    </w:p>
    <w:p w:rsidR="005D0997" w:rsidRDefault="005D0997" w:rsidP="005D0997">
      <w:pPr>
        <w:spacing w:line="240" w:lineRule="auto"/>
        <w:jc w:val="both"/>
      </w:pPr>
      <w:r>
        <w:rPr>
          <w:rFonts w:eastAsia="Arial Unicode MS" w:cs="Times New Roman"/>
          <w:lang w:eastAsia="zh-CN"/>
        </w:rPr>
        <w:t>The BITS Team’s integrated PMP</w:t>
      </w:r>
      <w:r w:rsidRPr="005174AD">
        <w:rPr>
          <w:rFonts w:eastAsia="Arial Unicode MS" w:cs="Times New Roman"/>
          <w:lang w:eastAsia="zh-CN"/>
        </w:rPr>
        <w:t xml:space="preserve"> approach drives task planning, directing, monitoring, organizing,</w:t>
      </w:r>
      <w:r>
        <w:rPr>
          <w:rFonts w:eastAsia="Arial Unicode MS" w:cs="Times New Roman"/>
          <w:lang w:eastAsia="zh-CN"/>
        </w:rPr>
        <w:t xml:space="preserve"> </w:t>
      </w:r>
      <w:r w:rsidRPr="005174AD">
        <w:rPr>
          <w:rFonts w:eastAsia="Arial Unicode MS" w:cs="Times New Roman"/>
          <w:lang w:eastAsia="zh-CN"/>
        </w:rPr>
        <w:t>producing, reporting</w:t>
      </w:r>
      <w:r>
        <w:rPr>
          <w:rFonts w:eastAsia="Arial Unicode MS" w:cs="Times New Roman"/>
          <w:lang w:eastAsia="zh-CN"/>
        </w:rPr>
        <w:t xml:space="preserve">, scheduling, </w:t>
      </w:r>
      <w:r w:rsidRPr="005174AD">
        <w:rPr>
          <w:rFonts w:eastAsia="Arial Unicode MS" w:cs="Times New Roman"/>
          <w:lang w:eastAsia="zh-CN"/>
        </w:rPr>
        <w:t xml:space="preserve">staffing, </w:t>
      </w:r>
      <w:r>
        <w:rPr>
          <w:rFonts w:eastAsia="Arial Unicode MS" w:cs="Times New Roman"/>
          <w:lang w:eastAsia="zh-CN"/>
        </w:rPr>
        <w:t>timeline,</w:t>
      </w:r>
      <w:r w:rsidRPr="005174AD">
        <w:rPr>
          <w:rFonts w:eastAsia="Arial Unicode MS" w:cs="Times New Roman"/>
          <w:lang w:eastAsia="zh-CN"/>
        </w:rPr>
        <w:t xml:space="preserve"> and</w:t>
      </w:r>
      <w:r>
        <w:rPr>
          <w:rFonts w:eastAsia="Arial Unicode MS" w:cs="Times New Roman"/>
          <w:lang w:eastAsia="zh-CN"/>
        </w:rPr>
        <w:t xml:space="preserve"> tools, </w:t>
      </w:r>
      <w:r w:rsidRPr="005174AD">
        <w:rPr>
          <w:rFonts w:eastAsia="Arial Unicode MS" w:cs="Times New Roman"/>
          <w:lang w:eastAsia="zh-CN"/>
        </w:rPr>
        <w:t>to ensure project effectiveness</w:t>
      </w:r>
      <w:r>
        <w:rPr>
          <w:rFonts w:eastAsia="Arial Unicode MS" w:cs="Times New Roman"/>
          <w:lang w:eastAsia="zh-CN"/>
        </w:rPr>
        <w:t>,</w:t>
      </w:r>
      <w:r w:rsidRPr="005174AD">
        <w:rPr>
          <w:rFonts w:eastAsia="Arial Unicode MS" w:cs="Times New Roman"/>
          <w:lang w:eastAsia="zh-CN"/>
        </w:rPr>
        <w:t xml:space="preserve"> along with on-time and on-budget completion. This flexible</w:t>
      </w:r>
      <w:r>
        <w:rPr>
          <w:rFonts w:eastAsia="Arial Unicode MS" w:cs="Times New Roman"/>
          <w:lang w:eastAsia="zh-CN"/>
        </w:rPr>
        <w:t>, management</w:t>
      </w:r>
      <w:r w:rsidRPr="005174AD">
        <w:rPr>
          <w:rFonts w:eastAsia="Arial Unicode MS" w:cs="Times New Roman"/>
          <w:lang w:eastAsia="zh-CN"/>
        </w:rPr>
        <w:t xml:space="preserve"> approach can be tailored to </w:t>
      </w:r>
      <w:r>
        <w:rPr>
          <w:rFonts w:eastAsia="Arial Unicode MS" w:cs="Times New Roman"/>
          <w:lang w:eastAsia="zh-CN"/>
        </w:rPr>
        <w:t>meet t</w:t>
      </w:r>
      <w:r w:rsidRPr="005174AD">
        <w:rPr>
          <w:rFonts w:eastAsia="Arial Unicode MS" w:cs="Times New Roman"/>
          <w:lang w:eastAsia="zh-CN"/>
        </w:rPr>
        <w:t>he needs of each individual task, and easily accommodates both standard and short turnaround task requirements.</w:t>
      </w:r>
      <w:r w:rsidRPr="005174AD">
        <w:rPr>
          <w:rFonts w:eastAsia="Arial Unicode MS" w:cs="Arial Unicode MS"/>
          <w:lang w:eastAsia="zh-CN"/>
        </w:rPr>
        <w:t xml:space="preserve"> </w:t>
      </w:r>
      <w:r w:rsidRPr="00632E40">
        <w:t xml:space="preserve">The </w:t>
      </w:r>
      <w:r>
        <w:t>PMP</w:t>
      </w:r>
      <w:r w:rsidRPr="00632E40">
        <w:t xml:space="preserve"> is a formal, </w:t>
      </w:r>
      <w:r>
        <w:t xml:space="preserve">ProPath </w:t>
      </w:r>
      <w:r w:rsidRPr="00632E40">
        <w:t>approved document that guides project execution and control. It documents planning assumptions and decisions, facilitates communication among VA, VHA,</w:t>
      </w:r>
      <w:r>
        <w:t xml:space="preserve"> </w:t>
      </w:r>
      <w:r w:rsidRPr="00632E40">
        <w:t xml:space="preserve">and other stakeholders, while </w:t>
      </w:r>
      <w:r w:rsidRPr="00632E40">
        <w:lastRenderedPageBreak/>
        <w:t xml:space="preserve">documenting approved scope, resource, and schedule baselines. It states how and when objectives are to be achieved, by </w:t>
      </w:r>
      <w:r>
        <w:t>presenting</w:t>
      </w:r>
      <w:r w:rsidRPr="00632E40">
        <w:t xml:space="preserve"> the major</w:t>
      </w:r>
      <w:r>
        <w:t xml:space="preserve"> technical </w:t>
      </w:r>
      <w:r w:rsidRPr="00632E40">
        <w:t xml:space="preserve">products, milestones, </w:t>
      </w:r>
      <w:r>
        <w:t xml:space="preserve">scheduled </w:t>
      </w:r>
      <w:r w:rsidRPr="00632E40">
        <w:t xml:space="preserve">activities and required resources. As part of </w:t>
      </w:r>
      <w:r>
        <w:t>the</w:t>
      </w:r>
      <w:r w:rsidRPr="00632E40">
        <w:t xml:space="preserve"> kick off, </w:t>
      </w:r>
      <w:r>
        <w:t>the BITS</w:t>
      </w:r>
      <w:r w:rsidRPr="00632E40">
        <w:t xml:space="preserve"> </w:t>
      </w:r>
      <w:r>
        <w:t>T</w:t>
      </w:r>
      <w:r w:rsidRPr="00632E40">
        <w:t>eam</w:t>
      </w:r>
      <w:r>
        <w:t xml:space="preserve">’s project and business planning specialists </w:t>
      </w:r>
      <w:r w:rsidRPr="00632E40">
        <w:t>explain the details of the</w:t>
      </w:r>
      <w:r w:rsidRPr="00632E40" w:rsidDel="007F20BF">
        <w:t>ir</w:t>
      </w:r>
      <w:r w:rsidRPr="00632E40">
        <w:t xml:space="preserve"> intended approach, work plan, project schedule and </w:t>
      </w:r>
      <w:r>
        <w:t>PMP (</w:t>
      </w:r>
      <w:r w:rsidRPr="00395A99">
        <w:rPr>
          <w:rFonts w:ascii="Arial" w:eastAsia="Times New Roman" w:hAnsi="Arial" w:cs="Arial"/>
          <w:i/>
          <w:color w:val="002060"/>
          <w:sz w:val="22"/>
        </w:rPr>
        <w:t>Deliverable 5.1.1.A</w:t>
      </w:r>
      <w:r>
        <w:t>)</w:t>
      </w:r>
      <w:r w:rsidRPr="00632E40">
        <w:t>.</w:t>
      </w:r>
      <w:r>
        <w:t xml:space="preserve"> </w:t>
      </w:r>
      <w:r w:rsidRPr="00032961">
        <w:t xml:space="preserve">These plans </w:t>
      </w:r>
      <w:r>
        <w:t>are</w:t>
      </w:r>
      <w:r w:rsidRPr="00032961">
        <w:t xml:space="preserve"> approved by the </w:t>
      </w:r>
      <w:r>
        <w:t>Technical Point-of-Contact (TPOC)</w:t>
      </w:r>
      <w:r w:rsidRPr="00032961">
        <w:t>.</w:t>
      </w:r>
      <w:r w:rsidRPr="00632E40">
        <w:t xml:space="preserve"> The </w:t>
      </w:r>
      <w:r>
        <w:t>PMP</w:t>
      </w:r>
      <w:r w:rsidRPr="00632E40">
        <w:t xml:space="preserve"> defines the </w:t>
      </w:r>
      <w:r>
        <w:t xml:space="preserve">BITS Team’s </w:t>
      </w:r>
      <w:r w:rsidRPr="00632E40">
        <w:t xml:space="preserve">approach to </w:t>
      </w:r>
      <w:r>
        <w:t>meeting</w:t>
      </w:r>
      <w:r w:rsidRPr="00632E40">
        <w:t xml:space="preserve"> the objectives and project</w:t>
      </w:r>
      <w:r>
        <w:t xml:space="preserve"> deliverables</w:t>
      </w:r>
      <w:r w:rsidRPr="00632E40">
        <w:t xml:space="preserve"> of the respective units. </w:t>
      </w:r>
      <w:r>
        <w:t>Our business planning experts</w:t>
      </w:r>
      <w:r w:rsidRPr="00632E40">
        <w:t xml:space="preserve"> leverage </w:t>
      </w:r>
      <w:r>
        <w:t xml:space="preserve">their </w:t>
      </w:r>
      <w:r w:rsidRPr="00632E40">
        <w:t>current knowledge and reference the management processes and control mechanisms currently in place</w:t>
      </w:r>
      <w:r>
        <w:t>,</w:t>
      </w:r>
      <w:r w:rsidRPr="00632E40">
        <w:t xml:space="preserve"> and provide monthly updates to the following components of the </w:t>
      </w:r>
      <w:r>
        <w:t>PMP</w:t>
      </w:r>
      <w:r w:rsidRPr="00632E40">
        <w:t>: Communication Management Plan</w:t>
      </w:r>
      <w:r>
        <w:t xml:space="preserve"> (CMP)</w:t>
      </w:r>
      <w:r w:rsidRPr="00632E40">
        <w:t>, Quality Management and Control Plan (QMCP), Staffing Management Plan (SMP), and Risk Management Plan (RMP</w:t>
      </w:r>
      <w:r>
        <w:t>)</w:t>
      </w:r>
      <w:r w:rsidRPr="00632E40">
        <w:t>. The</w:t>
      </w:r>
      <w:r>
        <w:t xml:space="preserve"> following</w:t>
      </w:r>
      <w:r w:rsidRPr="00632E40">
        <w:t xml:space="preserve"> </w:t>
      </w:r>
      <w:r>
        <w:t>section</w:t>
      </w:r>
      <w:r w:rsidRPr="00632E40">
        <w:t xml:space="preserve"> provides the details of the</w:t>
      </w:r>
      <w:r>
        <w:t>se</w:t>
      </w:r>
      <w:r w:rsidRPr="00632E40">
        <w:t xml:space="preserve"> updates.</w:t>
      </w:r>
    </w:p>
    <w:p w:rsidR="005D0997" w:rsidRDefault="005D0997" w:rsidP="005D0997">
      <w:pPr>
        <w:spacing w:line="240" w:lineRule="auto"/>
        <w:jc w:val="both"/>
      </w:pPr>
    </w:p>
    <w:p w:rsidR="005D0997" w:rsidRPr="00632E40" w:rsidRDefault="005D0997" w:rsidP="005D0997">
      <w:pPr>
        <w:pStyle w:val="BITSBody"/>
        <w:widowControl w:val="0"/>
        <w:numPr>
          <w:ilvl w:val="0"/>
          <w:numId w:val="24"/>
        </w:numPr>
        <w:tabs>
          <w:tab w:val="left" w:pos="1080"/>
        </w:tabs>
        <w:spacing w:after="0"/>
        <w:ind w:left="0" w:firstLine="720"/>
      </w:pPr>
      <w:r w:rsidRPr="00632E40">
        <w:rPr>
          <w:b/>
          <w:color w:val="002060"/>
        </w:rPr>
        <w:t>Communications Management Plan</w:t>
      </w:r>
      <w:r w:rsidRPr="00632E40">
        <w:t>. The BITS Team recognizes the importance of a current CMP that provides guidance, as well as for communicating across the VA, VHA and with other stakeholders. Communication methods include: informational announcements, awareness announcements, formal deliverables, and status reporting, as well as guidance documents</w:t>
      </w:r>
      <w:r>
        <w:t>,</w:t>
      </w:r>
      <w:r w:rsidRPr="00632E40">
        <w:t xml:space="preserve"> </w:t>
      </w:r>
      <w:r>
        <w:t>such as</w:t>
      </w:r>
      <w:r w:rsidRPr="00632E40">
        <w:t xml:space="preserve"> our methodology and standards.</w:t>
      </w:r>
      <w:r>
        <w:t xml:space="preserve"> The CMP provides the details on how we </w:t>
      </w:r>
      <w:r>
        <w:rPr>
          <w:spacing w:val="-1"/>
        </w:rPr>
        <w:t>coordinate and</w:t>
      </w:r>
      <w:r>
        <w:t xml:space="preserve"> </w:t>
      </w:r>
      <w:r>
        <w:rPr>
          <w:spacing w:val="-1"/>
        </w:rPr>
        <w:t>execute</w:t>
      </w:r>
      <w:r>
        <w:t xml:space="preserve"> </w:t>
      </w:r>
      <w:r>
        <w:rPr>
          <w:spacing w:val="-1"/>
        </w:rPr>
        <w:t>planned,</w:t>
      </w:r>
      <w:r>
        <w:t xml:space="preserve"> </w:t>
      </w:r>
      <w:r>
        <w:rPr>
          <w:spacing w:val="-1"/>
        </w:rPr>
        <w:t>routine,</w:t>
      </w:r>
      <w:r>
        <w:rPr>
          <w:spacing w:val="-2"/>
        </w:rPr>
        <w:t xml:space="preserve"> </w:t>
      </w:r>
      <w:r>
        <w:rPr>
          <w:spacing w:val="-1"/>
        </w:rPr>
        <w:t>and</w:t>
      </w:r>
      <w:r>
        <w:t xml:space="preserve"> </w:t>
      </w:r>
      <w:r>
        <w:rPr>
          <w:spacing w:val="-1"/>
        </w:rPr>
        <w:t>ad</w:t>
      </w:r>
      <w:r>
        <w:t xml:space="preserve"> </w:t>
      </w:r>
      <w:r>
        <w:rPr>
          <w:spacing w:val="-1"/>
        </w:rPr>
        <w:t>hoc</w:t>
      </w:r>
      <w:r>
        <w:rPr>
          <w:spacing w:val="71"/>
        </w:rPr>
        <w:t xml:space="preserve"> </w:t>
      </w:r>
      <w:r>
        <w:t>data</w:t>
      </w:r>
      <w:r>
        <w:rPr>
          <w:spacing w:val="-1"/>
        </w:rPr>
        <w:t xml:space="preserve"> collection</w:t>
      </w:r>
      <w:r>
        <w:t xml:space="preserve"> </w:t>
      </w:r>
      <w:r>
        <w:rPr>
          <w:spacing w:val="-1"/>
        </w:rPr>
        <w:t>reporting</w:t>
      </w:r>
      <w:r>
        <w:rPr>
          <w:spacing w:val="-2"/>
        </w:rPr>
        <w:t xml:space="preserve"> </w:t>
      </w:r>
      <w:r>
        <w:rPr>
          <w:spacing w:val="-1"/>
        </w:rPr>
        <w:t>requests</w:t>
      </w:r>
      <w:r>
        <w:t>.</w:t>
      </w:r>
    </w:p>
    <w:p w:rsidR="005D0997" w:rsidRPr="00632E40" w:rsidRDefault="005D0997" w:rsidP="005D0997">
      <w:pPr>
        <w:pStyle w:val="BITSBody"/>
        <w:widowControl w:val="0"/>
        <w:numPr>
          <w:ilvl w:val="0"/>
          <w:numId w:val="24"/>
        </w:numPr>
        <w:tabs>
          <w:tab w:val="left" w:pos="1080"/>
        </w:tabs>
        <w:spacing w:after="0"/>
        <w:ind w:left="0" w:firstLine="720"/>
      </w:pPr>
      <w:r w:rsidRPr="00632E40">
        <w:rPr>
          <w:b/>
          <w:color w:val="002060"/>
        </w:rPr>
        <w:t>Quality Management and Control Plan</w:t>
      </w:r>
      <w:r w:rsidRPr="00632E40">
        <w:t>. The</w:t>
      </w:r>
      <w:r>
        <w:t xml:space="preserve"> </w:t>
      </w:r>
      <w:r w:rsidRPr="00632E40">
        <w:t>QMCP defines how to effectively manage project quality from planning to delivery. It defines a project’s quality policies, procedures, criteria and areas of application, and staff roles, responsibilities, and oversight authorities</w:t>
      </w:r>
      <w:r>
        <w:t xml:space="preserve">, and </w:t>
      </w:r>
      <w:r w:rsidRPr="00632E40">
        <w:t xml:space="preserve">is intended </w:t>
      </w:r>
      <w:r>
        <w:t>to guide</w:t>
      </w:r>
      <w:r w:rsidRPr="00632E40">
        <w:t xml:space="preserve"> the project lead, project team, project sponsor and other stakeholders </w:t>
      </w:r>
      <w:r>
        <w:t>in</w:t>
      </w:r>
      <w:r w:rsidRPr="00632E40">
        <w:t xml:space="preserve"> carry</w:t>
      </w:r>
      <w:r>
        <w:t>ing</w:t>
      </w:r>
      <w:r w:rsidRPr="00632E40">
        <w:t xml:space="preserve"> out the plan. The BITS Team’s </w:t>
      </w:r>
      <w:r>
        <w:t>QMCP</w:t>
      </w:r>
      <w:r w:rsidRPr="00632E40">
        <w:t xml:space="preserve"> requires that all work/deliverables be subject to self-inspection and peer reviews. </w:t>
      </w:r>
    </w:p>
    <w:p w:rsidR="005D0997" w:rsidRPr="00632E40" w:rsidRDefault="005D0997" w:rsidP="005D0997">
      <w:pPr>
        <w:pStyle w:val="BITSBody"/>
        <w:widowControl w:val="0"/>
        <w:numPr>
          <w:ilvl w:val="0"/>
          <w:numId w:val="24"/>
        </w:numPr>
        <w:tabs>
          <w:tab w:val="left" w:pos="1080"/>
        </w:tabs>
        <w:spacing w:after="0"/>
        <w:ind w:left="0" w:firstLine="720"/>
      </w:pPr>
      <w:r w:rsidRPr="00632E40">
        <w:rPr>
          <w:b/>
          <w:color w:val="002060"/>
        </w:rPr>
        <w:t>Staffing Management Plan</w:t>
      </w:r>
      <w:r w:rsidRPr="00632E40">
        <w:t xml:space="preserve">. The SMP details the project’s staffing requirements and the strategy designed to staff the project, including reach-back capabilities and resource transitioning as shared in the response. The SMP adheres to the VHA Staffing Plan’s policies and procedures. The Staffing Plan is presented </w:t>
      </w:r>
      <w:r>
        <w:t>during</w:t>
      </w:r>
      <w:r w:rsidRPr="00632E40">
        <w:t xml:space="preserve"> kick off. </w:t>
      </w:r>
    </w:p>
    <w:p w:rsidR="005D0997" w:rsidRDefault="005D0997" w:rsidP="005D0997">
      <w:pPr>
        <w:pStyle w:val="BITSBody"/>
        <w:widowControl w:val="0"/>
        <w:numPr>
          <w:ilvl w:val="0"/>
          <w:numId w:val="24"/>
        </w:numPr>
        <w:tabs>
          <w:tab w:val="left" w:pos="1080"/>
        </w:tabs>
        <w:spacing w:after="0"/>
        <w:ind w:left="0" w:firstLine="720"/>
      </w:pPr>
      <w:r w:rsidRPr="00480DCB">
        <w:rPr>
          <w:b/>
          <w:color w:val="002060"/>
        </w:rPr>
        <w:t>Risk Management Plan</w:t>
      </w:r>
      <w:r w:rsidRPr="00632E40">
        <w:t xml:space="preserve">. The RMP contains an analysis of likely risks, impacts and accompanying mitigation strategies. There are four goals: avoid risk, control/mitigate risk, accept risk, or transfer risk. The PM updates the RMP to accurately show </w:t>
      </w:r>
      <w:r>
        <w:t>preparation</w:t>
      </w:r>
      <w:r w:rsidRPr="00632E40">
        <w:t xml:space="preserve"> for identified</w:t>
      </w:r>
      <w:r>
        <w:t>,</w:t>
      </w:r>
      <w:r w:rsidRPr="00632E40">
        <w:t xml:space="preserve"> foreseeable risks, a full </w:t>
      </w:r>
      <w:r>
        <w:t>understanding</w:t>
      </w:r>
      <w:r w:rsidRPr="00632E40">
        <w:t xml:space="preserve"> of estimated impacts, high to low, and accompanying mitigation strategies. Consistent with the BITS Team Program Risk Management Methodology</w:t>
      </w:r>
      <w:r>
        <w:t xml:space="preserve"> (PRMM)</w:t>
      </w:r>
      <w:r w:rsidRPr="00632E40">
        <w:t>, risks are identified as they arise</w:t>
      </w:r>
      <w:r>
        <w:t>,</w:t>
      </w:r>
      <w:r w:rsidRPr="00632E40">
        <w:t xml:space="preserve"> adjudicated </w:t>
      </w:r>
      <w:r>
        <w:t>using</w:t>
      </w:r>
      <w:r w:rsidRPr="00632E40">
        <w:t xml:space="preserve"> </w:t>
      </w:r>
      <w:r>
        <w:t>a</w:t>
      </w:r>
      <w:r w:rsidRPr="00632E40">
        <w:t xml:space="preserve"> structured process</w:t>
      </w:r>
      <w:r>
        <w:t>,</w:t>
      </w:r>
      <w:r w:rsidRPr="00632E40">
        <w:t xml:space="preserve"> and tracked to resolution. </w:t>
      </w:r>
      <w:r w:rsidRPr="00480DCB">
        <w:rPr>
          <w:spacing w:val="-1"/>
        </w:rPr>
        <w:t>The</w:t>
      </w:r>
      <w:r>
        <w:t xml:space="preserve"> </w:t>
      </w:r>
      <w:r w:rsidRPr="00480DCB">
        <w:rPr>
          <w:spacing w:val="-1"/>
        </w:rPr>
        <w:t>risks</w:t>
      </w:r>
      <w:r>
        <w:t xml:space="preserve"> </w:t>
      </w:r>
      <w:r w:rsidRPr="00480DCB">
        <w:rPr>
          <w:spacing w:val="-1"/>
        </w:rPr>
        <w:t>reported</w:t>
      </w:r>
      <w:r>
        <w:t xml:space="preserve"> in</w:t>
      </w:r>
      <w:r w:rsidRPr="00480DCB">
        <w:rPr>
          <w:spacing w:val="-2"/>
        </w:rPr>
        <w:t xml:space="preserve"> </w:t>
      </w:r>
      <w:r>
        <w:t>the</w:t>
      </w:r>
      <w:r w:rsidRPr="00480DCB">
        <w:rPr>
          <w:spacing w:val="-2"/>
        </w:rPr>
        <w:t xml:space="preserve"> </w:t>
      </w:r>
      <w:r w:rsidRPr="00480DCB">
        <w:rPr>
          <w:spacing w:val="-1"/>
        </w:rPr>
        <w:t>PMP</w:t>
      </w:r>
      <w:r w:rsidRPr="00480DCB">
        <w:rPr>
          <w:spacing w:val="-2"/>
        </w:rPr>
        <w:t xml:space="preserve"> </w:t>
      </w:r>
      <w:r>
        <w:t>are</w:t>
      </w:r>
      <w:r w:rsidRPr="00480DCB">
        <w:rPr>
          <w:spacing w:val="-2"/>
        </w:rPr>
        <w:t xml:space="preserve"> </w:t>
      </w:r>
      <w:r>
        <w:t>be</w:t>
      </w:r>
      <w:r w:rsidRPr="00480DCB">
        <w:rPr>
          <w:spacing w:val="-2"/>
        </w:rPr>
        <w:t xml:space="preserve"> </w:t>
      </w:r>
      <w:r w:rsidRPr="00480DCB">
        <w:rPr>
          <w:spacing w:val="-1"/>
        </w:rPr>
        <w:t>provided</w:t>
      </w:r>
      <w:r>
        <w:t xml:space="preserve"> as</w:t>
      </w:r>
      <w:r w:rsidRPr="00480DCB">
        <w:rPr>
          <w:spacing w:val="-5"/>
        </w:rPr>
        <w:t xml:space="preserve"> </w:t>
      </w:r>
      <w:r w:rsidRPr="00480DCB">
        <w:rPr>
          <w:spacing w:val="-1"/>
        </w:rPr>
        <w:t>separate</w:t>
      </w:r>
      <w:r w:rsidRPr="00480DCB">
        <w:rPr>
          <w:spacing w:val="67"/>
        </w:rPr>
        <w:t xml:space="preserve"> </w:t>
      </w:r>
      <w:r w:rsidRPr="00480DCB">
        <w:rPr>
          <w:spacing w:val="-1"/>
        </w:rPr>
        <w:t>documentation</w:t>
      </w:r>
      <w:r>
        <w:t xml:space="preserve"> in</w:t>
      </w:r>
      <w:r w:rsidRPr="00480DCB">
        <w:rPr>
          <w:spacing w:val="-2"/>
        </w:rPr>
        <w:t xml:space="preserve"> </w:t>
      </w:r>
      <w:r w:rsidRPr="00480DCB">
        <w:rPr>
          <w:spacing w:val="-1"/>
        </w:rPr>
        <w:t>the</w:t>
      </w:r>
      <w:r w:rsidRPr="00480DCB">
        <w:rPr>
          <w:spacing w:val="-2"/>
        </w:rPr>
        <w:t xml:space="preserve"> </w:t>
      </w:r>
      <w:r>
        <w:t xml:space="preserve">form </w:t>
      </w:r>
      <w:r w:rsidRPr="00480DCB">
        <w:rPr>
          <w:spacing w:val="-1"/>
        </w:rPr>
        <w:t>of</w:t>
      </w:r>
      <w:r>
        <w:t xml:space="preserve"> a</w:t>
      </w:r>
      <w:r w:rsidRPr="00480DCB">
        <w:rPr>
          <w:spacing w:val="-2"/>
        </w:rPr>
        <w:t xml:space="preserve"> </w:t>
      </w:r>
      <w:r>
        <w:t xml:space="preserve">risk </w:t>
      </w:r>
      <w:r w:rsidRPr="00480DCB">
        <w:rPr>
          <w:spacing w:val="-1"/>
        </w:rPr>
        <w:t>issue</w:t>
      </w:r>
      <w:r>
        <w:t xml:space="preserve"> </w:t>
      </w:r>
      <w:r w:rsidRPr="00480DCB">
        <w:rPr>
          <w:spacing w:val="-1"/>
        </w:rPr>
        <w:t xml:space="preserve">log </w:t>
      </w:r>
      <w:r>
        <w:t>(</w:t>
      </w:r>
      <w:r w:rsidRPr="00480DCB">
        <w:rPr>
          <w:rFonts w:ascii="Arial" w:eastAsia="Times New Roman" w:hAnsi="Arial" w:cs="Arial"/>
          <w:i/>
          <w:iCs w:val="0"/>
          <w:color w:val="002060"/>
          <w:sz w:val="22"/>
          <w:szCs w:val="22"/>
        </w:rPr>
        <w:t>Deliverable 5.1.1.D)</w:t>
      </w:r>
      <w:r w:rsidRPr="00480DCB">
        <w:rPr>
          <w:spacing w:val="-1"/>
        </w:rPr>
        <w:t>. The</w:t>
      </w:r>
      <w:r w:rsidRPr="00480DCB">
        <w:rPr>
          <w:spacing w:val="-2"/>
        </w:rPr>
        <w:t xml:space="preserve"> </w:t>
      </w:r>
      <w:r w:rsidRPr="00480DCB">
        <w:rPr>
          <w:spacing w:val="-1"/>
        </w:rPr>
        <w:t>Risk</w:t>
      </w:r>
      <w:r>
        <w:t xml:space="preserve"> Issue </w:t>
      </w:r>
      <w:r w:rsidRPr="00480DCB">
        <w:rPr>
          <w:spacing w:val="-1"/>
        </w:rPr>
        <w:t>Log</w:t>
      </w:r>
      <w:r w:rsidRPr="00480DCB">
        <w:rPr>
          <w:spacing w:val="-2"/>
        </w:rPr>
        <w:t xml:space="preserve"> </w:t>
      </w:r>
      <w:r>
        <w:t xml:space="preserve">template is </w:t>
      </w:r>
      <w:r w:rsidRPr="00480DCB">
        <w:rPr>
          <w:spacing w:val="-1"/>
        </w:rPr>
        <w:t>provided</w:t>
      </w:r>
      <w:r>
        <w:t xml:space="preserve"> </w:t>
      </w:r>
      <w:r w:rsidRPr="00480DCB">
        <w:rPr>
          <w:spacing w:val="-1"/>
        </w:rPr>
        <w:t>through</w:t>
      </w:r>
      <w:r w:rsidRPr="00480DCB">
        <w:rPr>
          <w:spacing w:val="-2"/>
        </w:rPr>
        <w:t xml:space="preserve"> </w:t>
      </w:r>
      <w:r w:rsidRPr="00480DCB">
        <w:rPr>
          <w:spacing w:val="-1"/>
        </w:rPr>
        <w:t xml:space="preserve">ProPath. </w:t>
      </w:r>
      <w:r w:rsidRPr="003A7E2A">
        <w:t>The updated</w:t>
      </w:r>
      <w:r w:rsidRPr="00480DCB">
        <w:rPr>
          <w:rFonts w:ascii="Arial" w:eastAsia="Times New Roman" w:hAnsi="Arial" w:cs="Arial"/>
          <w:i/>
          <w:iCs w:val="0"/>
          <w:color w:val="002060"/>
          <w:sz w:val="22"/>
          <w:szCs w:val="22"/>
        </w:rPr>
        <w:t xml:space="preserve"> </w:t>
      </w:r>
      <w:r w:rsidRPr="00395A99">
        <w:t xml:space="preserve">Primavera </w:t>
      </w:r>
      <w:r w:rsidRPr="00480DCB">
        <w:rPr>
          <w:spacing w:val="-1"/>
        </w:rPr>
        <w:t>Risk</w:t>
      </w:r>
      <w:r>
        <w:t xml:space="preserve"> Issue </w:t>
      </w:r>
      <w:r w:rsidRPr="00480DCB">
        <w:rPr>
          <w:spacing w:val="-1"/>
        </w:rPr>
        <w:t>Log</w:t>
      </w:r>
      <w:r w:rsidRPr="00480DCB">
        <w:rPr>
          <w:spacing w:val="-2"/>
        </w:rPr>
        <w:t xml:space="preserve"> </w:t>
      </w:r>
      <w:r>
        <w:t>is provided five day after an update (</w:t>
      </w:r>
      <w:r w:rsidRPr="00480DCB">
        <w:rPr>
          <w:rFonts w:ascii="Arial" w:eastAsia="Times New Roman" w:hAnsi="Arial" w:cs="Arial"/>
          <w:i/>
          <w:iCs w:val="0"/>
          <w:color w:val="002060"/>
          <w:sz w:val="22"/>
          <w:szCs w:val="22"/>
        </w:rPr>
        <w:t>Deliverable 5.1.2.D)</w:t>
      </w:r>
      <w:r>
        <w:t>.</w:t>
      </w:r>
    </w:p>
    <w:p w:rsidR="005D0997" w:rsidRPr="005E23FF" w:rsidRDefault="005D0997" w:rsidP="005D0997">
      <w:pPr>
        <w:pStyle w:val="BITSBody"/>
        <w:widowControl w:val="0"/>
        <w:numPr>
          <w:ilvl w:val="0"/>
          <w:numId w:val="24"/>
        </w:numPr>
        <w:tabs>
          <w:tab w:val="left" w:pos="1080"/>
        </w:tabs>
        <w:spacing w:after="0"/>
        <w:ind w:left="0" w:firstLine="720"/>
        <w:rPr>
          <w:i/>
          <w:rPrChange w:id="47" w:author="Author">
            <w:rPr/>
          </w:rPrChange>
        </w:rPr>
      </w:pPr>
      <w:r w:rsidRPr="00480DCB">
        <w:rPr>
          <w:b/>
          <w:color w:val="002060"/>
        </w:rPr>
        <w:t>Schedule in Accordance with the Work Breakdown Structure.</w:t>
      </w:r>
      <w:r w:rsidRPr="00480DCB">
        <w:rPr>
          <w:rFonts w:ascii="Arial" w:hAnsi="Arial" w:cs="Arial"/>
          <w:b/>
          <w:i/>
          <w:color w:val="002060"/>
          <w:sz w:val="22"/>
        </w:rPr>
        <w:t xml:space="preserve"> </w:t>
      </w:r>
      <w:r w:rsidRPr="00480DCB">
        <w:rPr>
          <w:color w:val="002060"/>
        </w:rPr>
        <w:t xml:space="preserve">The </w:t>
      </w:r>
      <w:r w:rsidRPr="00E50B7A">
        <w:t>BITS PM</w:t>
      </w:r>
      <w:r w:rsidRPr="008E6B6C">
        <w:t xml:space="preserve"> develop</w:t>
      </w:r>
      <w:r>
        <w:t>s</w:t>
      </w:r>
      <w:r w:rsidRPr="008E6B6C">
        <w:t xml:space="preserve"> and maintain</w:t>
      </w:r>
      <w:r>
        <w:t>s</w:t>
      </w:r>
      <w:r w:rsidRPr="008E6B6C">
        <w:t xml:space="preserve"> the schedule and work breakdown structure. The Program Manager and </w:t>
      </w:r>
      <w:r>
        <w:t>government l</w:t>
      </w:r>
      <w:r w:rsidRPr="008E6B6C">
        <w:t xml:space="preserve">eadership validate the Project Schedule, accompanied by a </w:t>
      </w:r>
      <w:r>
        <w:t>Work Breakdown Structure (</w:t>
      </w:r>
      <w:r w:rsidRPr="008E6B6C">
        <w:t>WBS</w:t>
      </w:r>
      <w:r>
        <w:t>)</w:t>
      </w:r>
      <w:r w:rsidRPr="008E6B6C">
        <w:t xml:space="preserve"> to track milestones at a level of detail sufficient to manage the scope, schedule and cost performance of the project</w:t>
      </w:r>
      <w:r>
        <w:t>,</w:t>
      </w:r>
      <w:r w:rsidRPr="008E6B6C">
        <w:t xml:space="preserve"> and commensurate with the risk associated with work performed.</w:t>
      </w:r>
      <w:r>
        <w:t xml:space="preserve"> </w:t>
      </w:r>
      <w:r w:rsidRPr="008E6B6C">
        <w:t xml:space="preserve">The Project Schedule and WBS </w:t>
      </w:r>
      <w:r>
        <w:t>are</w:t>
      </w:r>
      <w:r w:rsidRPr="008E6B6C">
        <w:t xml:space="preserve"> completed in </w:t>
      </w:r>
      <w:r>
        <w:t>the Primavera Project Schedule</w:t>
      </w:r>
      <w:r w:rsidRPr="008E6B6C">
        <w:t xml:space="preserve"> and updated quarterly to document all tracked tasks and milestones</w:t>
      </w:r>
      <w:r>
        <w:t>,</w:t>
      </w:r>
      <w:r w:rsidRPr="008E6B6C">
        <w:t xml:space="preserve"> as well as any schedule changes, </w:t>
      </w:r>
      <w:r w:rsidRPr="008E6B6C">
        <w:lastRenderedPageBreak/>
        <w:t>change requests and issues</w:t>
      </w:r>
      <w:r>
        <w:t xml:space="preserve">. </w:t>
      </w:r>
      <w:r w:rsidRPr="00480DCB">
        <w:rPr>
          <w:spacing w:val="-1"/>
        </w:rPr>
        <w:t>The</w:t>
      </w:r>
      <w:r>
        <w:t xml:space="preserve"> </w:t>
      </w:r>
      <w:r w:rsidRPr="00480DCB">
        <w:rPr>
          <w:spacing w:val="-1"/>
        </w:rPr>
        <w:t>schedule</w:t>
      </w:r>
      <w:r>
        <w:rPr>
          <w:spacing w:val="-1"/>
        </w:rPr>
        <w:t>s</w:t>
      </w:r>
      <w:r>
        <w:t xml:space="preserve"> </w:t>
      </w:r>
      <w:r w:rsidRPr="00480DCB">
        <w:rPr>
          <w:spacing w:val="-1"/>
        </w:rPr>
        <w:t>reported</w:t>
      </w:r>
      <w:r>
        <w:t xml:space="preserve"> in</w:t>
      </w:r>
      <w:r w:rsidRPr="00480DCB">
        <w:rPr>
          <w:spacing w:val="-2"/>
        </w:rPr>
        <w:t xml:space="preserve"> </w:t>
      </w:r>
      <w:r>
        <w:t>the</w:t>
      </w:r>
      <w:r w:rsidRPr="00480DCB">
        <w:rPr>
          <w:spacing w:val="-2"/>
        </w:rPr>
        <w:t xml:space="preserve"> </w:t>
      </w:r>
      <w:r w:rsidRPr="00480DCB">
        <w:rPr>
          <w:spacing w:val="-1"/>
        </w:rPr>
        <w:t>PMP</w:t>
      </w:r>
      <w:r w:rsidRPr="00480DCB">
        <w:rPr>
          <w:spacing w:val="-2"/>
        </w:rPr>
        <w:t xml:space="preserve"> </w:t>
      </w:r>
      <w:r>
        <w:t>are</w:t>
      </w:r>
      <w:r w:rsidRPr="00480DCB">
        <w:rPr>
          <w:spacing w:val="-2"/>
        </w:rPr>
        <w:t xml:space="preserve"> </w:t>
      </w:r>
      <w:r w:rsidRPr="00480DCB">
        <w:rPr>
          <w:spacing w:val="-1"/>
        </w:rPr>
        <w:t>provided</w:t>
      </w:r>
      <w:r>
        <w:t xml:space="preserve"> as</w:t>
      </w:r>
      <w:r w:rsidRPr="00480DCB">
        <w:rPr>
          <w:spacing w:val="-5"/>
        </w:rPr>
        <w:t xml:space="preserve"> </w:t>
      </w:r>
      <w:r w:rsidRPr="00480DCB">
        <w:rPr>
          <w:spacing w:val="-1"/>
        </w:rPr>
        <w:t>separate documentation</w:t>
      </w:r>
      <w:r>
        <w:t xml:space="preserve"> in</w:t>
      </w:r>
      <w:r w:rsidRPr="00480DCB">
        <w:rPr>
          <w:spacing w:val="-2"/>
        </w:rPr>
        <w:t xml:space="preserve"> </w:t>
      </w:r>
      <w:r w:rsidRPr="00480DCB">
        <w:rPr>
          <w:spacing w:val="-1"/>
        </w:rPr>
        <w:t>the</w:t>
      </w:r>
      <w:r w:rsidRPr="00480DCB">
        <w:rPr>
          <w:spacing w:val="-2"/>
        </w:rPr>
        <w:t xml:space="preserve"> </w:t>
      </w:r>
      <w:r>
        <w:t xml:space="preserve">form </w:t>
      </w:r>
      <w:r w:rsidRPr="00480DCB">
        <w:rPr>
          <w:spacing w:val="-1"/>
        </w:rPr>
        <w:t>of</w:t>
      </w:r>
      <w:r>
        <w:t xml:space="preserve"> a</w:t>
      </w:r>
      <w:r w:rsidRPr="00480DCB">
        <w:rPr>
          <w:spacing w:val="-2"/>
        </w:rPr>
        <w:t xml:space="preserve"> </w:t>
      </w:r>
      <w:r w:rsidRPr="00395A99">
        <w:t>Primavera Project Schedule</w:t>
      </w:r>
      <w:r>
        <w:t xml:space="preserve"> (</w:t>
      </w:r>
      <w:r w:rsidRPr="00480DCB">
        <w:rPr>
          <w:rFonts w:ascii="Arial" w:eastAsia="Times New Roman" w:hAnsi="Arial" w:cs="Arial"/>
          <w:i/>
          <w:iCs w:val="0"/>
          <w:color w:val="002060"/>
          <w:sz w:val="22"/>
          <w:szCs w:val="22"/>
        </w:rPr>
        <w:t xml:space="preserve">Deliverable 5.1.1.C) </w:t>
      </w:r>
      <w:r w:rsidRPr="003A7E2A">
        <w:t xml:space="preserve">and </w:t>
      </w:r>
      <w:r>
        <w:t>is</w:t>
      </w:r>
      <w:r w:rsidRPr="003A7E2A">
        <w:t xml:space="preserve"> delivered </w:t>
      </w:r>
      <w:r>
        <w:t>ten</w:t>
      </w:r>
      <w:r w:rsidRPr="003A7E2A">
        <w:t xml:space="preserve"> days after award.</w:t>
      </w:r>
      <w:r>
        <w:t xml:space="preserve"> </w:t>
      </w:r>
      <w:r w:rsidRPr="003A7E2A">
        <w:t>The updated</w:t>
      </w:r>
      <w:r w:rsidRPr="00480DCB">
        <w:rPr>
          <w:rFonts w:ascii="Arial" w:eastAsia="Times New Roman" w:hAnsi="Arial" w:cs="Arial"/>
          <w:i/>
          <w:iCs w:val="0"/>
          <w:color w:val="002060"/>
          <w:sz w:val="22"/>
          <w:szCs w:val="22"/>
        </w:rPr>
        <w:t xml:space="preserve"> </w:t>
      </w:r>
      <w:r w:rsidRPr="00395A99">
        <w:t>Primavera Project Schedule</w:t>
      </w:r>
      <w:r>
        <w:t xml:space="preserve"> is provided 30 day after an update (</w:t>
      </w:r>
      <w:r w:rsidRPr="00480DCB">
        <w:rPr>
          <w:rFonts w:ascii="Arial" w:eastAsia="Times New Roman" w:hAnsi="Arial" w:cs="Arial"/>
          <w:i/>
          <w:iCs w:val="0"/>
          <w:color w:val="002060"/>
          <w:sz w:val="22"/>
          <w:szCs w:val="22"/>
        </w:rPr>
        <w:t>Deliverable 5.1.2.C)</w:t>
      </w:r>
      <w:r>
        <w:t xml:space="preserve">. </w:t>
      </w:r>
      <w:r w:rsidRPr="00395A99">
        <w:t xml:space="preserve">The </w:t>
      </w:r>
      <w:r>
        <w:t>project</w:t>
      </w:r>
      <w:r w:rsidRPr="00395A99">
        <w:t xml:space="preserve"> schedule meets requirements established</w:t>
      </w:r>
      <w:r>
        <w:t xml:space="preserve"> by</w:t>
      </w:r>
      <w:r w:rsidRPr="00395A99">
        <w:t xml:space="preserve"> </w:t>
      </w:r>
      <w:r w:rsidR="007321A9" w:rsidRPr="003B7DA9">
        <w:rPr>
          <w:highlight w:val="yellow"/>
        </w:rPr>
        <w:t>modified</w:t>
      </w:r>
      <w:r w:rsidR="007321A9">
        <w:t xml:space="preserve"> “</w:t>
      </w:r>
      <w:r w:rsidRPr="005E23FF">
        <w:rPr>
          <w:i/>
          <w:rPrChange w:id="48" w:author="Author">
            <w:rPr/>
          </w:rPrChange>
        </w:rPr>
        <w:t>ProPath and PMAS</w:t>
      </w:r>
      <w:ins w:id="49" w:author="Author">
        <w:r w:rsidR="007321A9" w:rsidRPr="005E23FF">
          <w:rPr>
            <w:i/>
            <w:rPrChange w:id="50" w:author="Author">
              <w:rPr/>
            </w:rPrChange>
          </w:rPr>
          <w:t>”</w:t>
        </w:r>
      </w:ins>
      <w:r w:rsidRPr="005E23FF">
        <w:rPr>
          <w:i/>
          <w:rPrChange w:id="51" w:author="Author">
            <w:rPr/>
          </w:rPrChange>
        </w:rPr>
        <w:t>.</w:t>
      </w:r>
    </w:p>
    <w:p w:rsidR="005D0997" w:rsidRDefault="005D0997" w:rsidP="005D0997">
      <w:pPr>
        <w:pStyle w:val="Heading3"/>
      </w:pPr>
      <w:bookmarkStart w:id="52" w:name="_Toc430524596"/>
      <w:bookmarkStart w:id="53" w:name="_Toc430524872"/>
      <w:bookmarkStart w:id="54" w:name="_Toc430860490"/>
      <w:r>
        <w:t>Kick Off</w:t>
      </w:r>
      <w:bookmarkEnd w:id="52"/>
      <w:bookmarkEnd w:id="53"/>
      <w:bookmarkEnd w:id="54"/>
    </w:p>
    <w:p w:rsidR="005D0997" w:rsidRDefault="005D0997" w:rsidP="005D0997">
      <w:pPr>
        <w:pStyle w:val="BITSBody"/>
        <w:rPr>
          <w:rFonts w:ascii="Arial" w:eastAsia="Times New Roman" w:hAnsi="Arial" w:cs="Arial"/>
          <w:i/>
          <w:iCs w:val="0"/>
          <w:color w:val="002060"/>
          <w:sz w:val="22"/>
          <w:szCs w:val="22"/>
        </w:rPr>
      </w:pPr>
      <w:r>
        <w:t xml:space="preserve">The BITS Team </w:t>
      </w:r>
      <w:r w:rsidRPr="00771FC7">
        <w:t>schedule</w:t>
      </w:r>
      <w:r>
        <w:t>s</w:t>
      </w:r>
      <w:r w:rsidRPr="00771FC7">
        <w:t xml:space="preserve"> a kick-off meeting</w:t>
      </w:r>
      <w:r w:rsidRPr="00771FC7">
        <w:rPr>
          <w:b/>
        </w:rPr>
        <w:t xml:space="preserve"> </w:t>
      </w:r>
      <w:r w:rsidRPr="00771FC7">
        <w:t xml:space="preserve">in coordination with the government Leadership </w:t>
      </w:r>
      <w:r w:rsidR="00A34B63">
        <w:t xml:space="preserve">immediately </w:t>
      </w:r>
      <w:r w:rsidRPr="00771FC7">
        <w:t xml:space="preserve">after task order award. At the meeting, </w:t>
      </w:r>
      <w:r>
        <w:t xml:space="preserve">the BITS </w:t>
      </w:r>
      <w:r w:rsidRPr="00771FC7">
        <w:t>Team present</w:t>
      </w:r>
      <w:r>
        <w:t>s</w:t>
      </w:r>
      <w:r w:rsidRPr="00771FC7">
        <w:t xml:space="preserve"> an overview of our approach and establish</w:t>
      </w:r>
      <w:r>
        <w:t>es</w:t>
      </w:r>
      <w:r w:rsidRPr="00771FC7">
        <w:t xml:space="preserve"> schedules, procedures, and points of contact necessary to conduct the tasks outlined in the PWS</w:t>
      </w:r>
      <w:r>
        <w:t xml:space="preserve"> (</w:t>
      </w:r>
      <w:r w:rsidRPr="0068183C">
        <w:rPr>
          <w:rFonts w:ascii="Arial" w:eastAsia="Times New Roman" w:hAnsi="Arial" w:cs="Arial"/>
          <w:i/>
          <w:iCs w:val="0"/>
          <w:color w:val="002060"/>
          <w:sz w:val="22"/>
          <w:szCs w:val="22"/>
        </w:rPr>
        <w:t>Deliverable 5.1.1.B).</w:t>
      </w:r>
    </w:p>
    <w:p w:rsidR="005D0997" w:rsidRPr="00BB2704" w:rsidRDefault="005D0997" w:rsidP="005D0997">
      <w:pPr>
        <w:pStyle w:val="Heading3"/>
      </w:pPr>
      <w:bookmarkStart w:id="55" w:name="_Toc430524597"/>
      <w:bookmarkStart w:id="56" w:name="_Toc430524873"/>
      <w:bookmarkStart w:id="57" w:name="_Toc430860491"/>
      <w:r w:rsidRPr="00BB2704">
        <w:t>Training and Administrative Requirements</w:t>
      </w:r>
      <w:bookmarkEnd w:id="55"/>
      <w:bookmarkEnd w:id="56"/>
      <w:bookmarkEnd w:id="57"/>
      <w:r>
        <w:t xml:space="preserve"> </w:t>
      </w:r>
    </w:p>
    <w:p w:rsidR="005D0997" w:rsidRPr="00904EE4" w:rsidRDefault="005D0997" w:rsidP="005D0997">
      <w:pPr>
        <w:pStyle w:val="BITSBody"/>
      </w:pPr>
      <w:r w:rsidRPr="00A11800">
        <w:t xml:space="preserve">All proposed BITS Team members have completed and are current on VA required </w:t>
      </w:r>
      <w:r w:rsidRPr="007F3876">
        <w:t>Mandatory Training</w:t>
      </w:r>
      <w:r w:rsidRPr="00A11800">
        <w:t xml:space="preserve">. As team members are added, they complete </w:t>
      </w:r>
      <w:r>
        <w:t>the f</w:t>
      </w:r>
      <w:r w:rsidRPr="00A11800">
        <w:t>ollowing training: Contractor Rules of Behavior, Cyber Security, Privacy and Information Security Awareness and mandatory training during the prescribed timeframe</w:t>
      </w:r>
      <w:r>
        <w:t>,</w:t>
      </w:r>
      <w:r w:rsidRPr="00A11800">
        <w:t xml:space="preserve"> </w:t>
      </w:r>
      <w:r>
        <w:t>using the</w:t>
      </w:r>
      <w:r w:rsidRPr="00A11800">
        <w:t xml:space="preserve"> VA Talent Management System.</w:t>
      </w:r>
      <w:r w:rsidRPr="00D32732">
        <w:rPr>
          <w:rFonts w:cs="Arial"/>
          <w:b/>
          <w:szCs w:val="20"/>
        </w:rPr>
        <w:t xml:space="preserve"> </w:t>
      </w:r>
    </w:p>
    <w:p w:rsidR="005D0997" w:rsidRDefault="005D0997" w:rsidP="005D0997">
      <w:pPr>
        <w:pStyle w:val="Heading3"/>
      </w:pPr>
      <w:bookmarkStart w:id="58" w:name="_Toc430524598"/>
      <w:bookmarkStart w:id="59" w:name="_Toc430524874"/>
      <w:bookmarkStart w:id="60" w:name="_Toc430860492"/>
      <w:r>
        <w:t>Travel</w:t>
      </w:r>
      <w:bookmarkEnd w:id="58"/>
      <w:bookmarkEnd w:id="59"/>
      <w:bookmarkEnd w:id="60"/>
      <w:r>
        <w:t xml:space="preserve"> </w:t>
      </w:r>
    </w:p>
    <w:p w:rsidR="005D0997" w:rsidRDefault="005D0997" w:rsidP="005D0997">
      <w:pPr>
        <w:pStyle w:val="BITSBody"/>
      </w:pPr>
      <w:r>
        <w:t>The BITS Team plans and forecasts travel requirements to the best of our ability. We obtain VA PM and TPOC written approval, prior to initiating any travel. The BITS Team is experienced with managing this process, from our various engagements with VA, and adheres to Federal Travel Regulations and FAR 31.205-46.</w:t>
      </w:r>
    </w:p>
    <w:p w:rsidR="005D0997" w:rsidRDefault="005D0997" w:rsidP="005D0997">
      <w:pPr>
        <w:pStyle w:val="Heading3"/>
      </w:pPr>
      <w:bookmarkStart w:id="61" w:name="_Toc430524599"/>
      <w:bookmarkStart w:id="62" w:name="_Toc430524875"/>
      <w:bookmarkStart w:id="63" w:name="_Toc430860493"/>
      <w:r>
        <w:t>VA Security</w:t>
      </w:r>
      <w:bookmarkEnd w:id="61"/>
      <w:bookmarkEnd w:id="62"/>
      <w:bookmarkEnd w:id="63"/>
      <w:r>
        <w:t xml:space="preserve"> </w:t>
      </w:r>
    </w:p>
    <w:p w:rsidR="005D0997" w:rsidRPr="00632E40" w:rsidRDefault="005D0997" w:rsidP="005D0997">
      <w:pPr>
        <w:pStyle w:val="BITSBody"/>
        <w:tabs>
          <w:tab w:val="left" w:pos="1080"/>
        </w:tabs>
      </w:pPr>
      <w:r>
        <w:t>The BITS Team is fully familiar with the VA process for security on-boarding, and employs a comprehensive checklist that has been verified by two separate, independent reviews, before submitting to the designated personnel. Our team understands the requirement for having background checks completed before any of the required tasks can be assigned to an employee or partner (sub-contractor). The BITS Key Personnel are currently VA cleared and operating in support of other VA and VHA efforts. The BITS Team complies with the VA onboarding contractor process, the PM ensures that the team onboarding POCs are: (1) immediately notified and provided with the correct documentation (personnel change request form, resume, updated contract roster), (2) all background investigation documents are completed and sent to the CO, and (3) the SF-85 security questionnaire provided through e-QIP and (4) all additional security forms and training completed and submitted in a timely and efficient manner.</w:t>
      </w:r>
    </w:p>
    <w:p w:rsidR="005D0997" w:rsidRDefault="005D0997" w:rsidP="005D0997">
      <w:pPr>
        <w:pStyle w:val="Heading3"/>
      </w:pPr>
      <w:bookmarkStart w:id="64" w:name="_Toc430524600"/>
      <w:bookmarkStart w:id="65" w:name="_Toc430524876"/>
      <w:bookmarkStart w:id="66" w:name="_Toc430860494"/>
      <w:r>
        <w:t>Reporting Requirements</w:t>
      </w:r>
      <w:bookmarkEnd w:id="64"/>
      <w:bookmarkEnd w:id="65"/>
      <w:bookmarkEnd w:id="66"/>
    </w:p>
    <w:p w:rsidR="005D0997" w:rsidRDefault="005D0997" w:rsidP="005D0997">
      <w:pPr>
        <w:pStyle w:val="BITSBody"/>
      </w:pPr>
      <w:r w:rsidRPr="001F3358">
        <w:t xml:space="preserve">The PM generates a weekly task report, in conjunction with the team, to communicate </w:t>
      </w:r>
      <w:r>
        <w:t xml:space="preserve">an </w:t>
      </w:r>
      <w:r w:rsidRPr="001F3358">
        <w:t xml:space="preserve">up-to-date status of </w:t>
      </w:r>
      <w:r>
        <w:t>the BITS Team’s</w:t>
      </w:r>
      <w:r w:rsidRPr="001F3358">
        <w:t xml:space="preserve"> work efforts, issues, delays, and items that may need attention. The BITS PM briefs the COR</w:t>
      </w:r>
      <w:r>
        <w:t>/project manager(s)</w:t>
      </w:r>
      <w:r w:rsidRPr="001F3358">
        <w:t xml:space="preserve"> each week and provides a Weekly Task Report to discuss and address risks, staffing, burn rate, performance, and other topics deemed necessary by the COR</w:t>
      </w:r>
      <w:r>
        <w:t>. The PM uses t</w:t>
      </w:r>
      <w:r w:rsidRPr="001F3358">
        <w:t>hese weekly reports to create the Monthly Progress Report (MPR)</w:t>
      </w:r>
      <w:r>
        <w:t xml:space="preserve"> and update the PMP </w:t>
      </w:r>
      <w:r w:rsidRPr="001F3358">
        <w:t>(</w:t>
      </w:r>
      <w:r w:rsidRPr="00281EB7">
        <w:rPr>
          <w:rFonts w:ascii="Arial" w:eastAsia="Times New Roman" w:hAnsi="Arial" w:cs="Arial"/>
          <w:color w:val="002060"/>
          <w:sz w:val="22"/>
          <w:szCs w:val="22"/>
        </w:rPr>
        <w:t xml:space="preserve">Deliverable </w:t>
      </w:r>
      <w:r w:rsidRPr="00D901BE">
        <w:rPr>
          <w:rFonts w:ascii="Arial" w:eastAsia="Times New Roman" w:hAnsi="Arial" w:cs="Arial"/>
          <w:color w:val="002060"/>
          <w:sz w:val="22"/>
          <w:szCs w:val="22"/>
        </w:rPr>
        <w:t>5.1.2.A</w:t>
      </w:r>
      <w:r w:rsidRPr="001F3358">
        <w:t>). The BITS Team submits a comprehensive MPR to keep the Government Lead(s) informed of the progress of this effort, and provides status on all work efforts</w:t>
      </w:r>
      <w:r>
        <w:t>,</w:t>
      </w:r>
      <w:r w:rsidRPr="001F3358">
        <w:t xml:space="preserve"> including expenditures, billings, progress, deliverables status, and any problems/issues encountered. The BITS Team notifies the </w:t>
      </w:r>
      <w:r>
        <w:t>TPOC</w:t>
      </w:r>
      <w:r w:rsidRPr="001F3358">
        <w:t xml:space="preserve">, and CO, in writing, if </w:t>
      </w:r>
      <w:r w:rsidRPr="001F3358">
        <w:lastRenderedPageBreak/>
        <w:t xml:space="preserve">problems arise. The </w:t>
      </w:r>
      <w:r>
        <w:t>TPOC</w:t>
      </w:r>
      <w:r w:rsidRPr="001F3358">
        <w:t xml:space="preserve"> serves as the primary contracting POC for </w:t>
      </w:r>
      <w:r>
        <w:t>t</w:t>
      </w:r>
      <w:r w:rsidRPr="001F3358">
        <w:t xml:space="preserve">he BITS Team. If any issues arise that could potentially affect project performance, the BITS PM alerts the VA PM, CO, and the COR, as appropriate. </w:t>
      </w:r>
      <w:r>
        <w:t>T</w:t>
      </w:r>
      <w:r w:rsidRPr="001F3358">
        <w:t xml:space="preserve">he </w:t>
      </w:r>
      <w:r>
        <w:t>MPR</w:t>
      </w:r>
      <w:r w:rsidRPr="001F3358">
        <w:t xml:space="preserve"> incl</w:t>
      </w:r>
      <w:r>
        <w:t>udes the following</w:t>
      </w:r>
      <w:r w:rsidRPr="00735A75">
        <w:t>:</w:t>
      </w:r>
    </w:p>
    <w:p w:rsidR="005D0997" w:rsidRDefault="005D0997" w:rsidP="005D0997">
      <w:pPr>
        <w:pStyle w:val="BITSBody"/>
        <w:spacing w:after="0"/>
        <w:rPr>
          <w:spacing w:val="-1"/>
        </w:rPr>
      </w:pPr>
    </w:p>
    <w:tbl>
      <w:tblPr>
        <w:tblStyle w:val="TableGrid"/>
        <w:tblW w:w="0" w:type="auto"/>
        <w:tblLook w:val="04A0" w:firstRow="1" w:lastRow="0" w:firstColumn="1" w:lastColumn="0" w:noHBand="0" w:noVBand="1"/>
      </w:tblPr>
      <w:tblGrid>
        <w:gridCol w:w="4405"/>
        <w:gridCol w:w="5063"/>
      </w:tblGrid>
      <w:tr w:rsidR="005D0997" w:rsidRPr="00285379" w:rsidTr="009B47A7">
        <w:trPr>
          <w:trHeight w:val="233"/>
        </w:trPr>
        <w:tc>
          <w:tcPr>
            <w:tcW w:w="9468" w:type="dxa"/>
            <w:gridSpan w:val="2"/>
            <w:shd w:val="clear" w:color="auto" w:fill="002060"/>
          </w:tcPr>
          <w:p w:rsidR="005D0997" w:rsidRPr="00285379" w:rsidRDefault="005D0997" w:rsidP="009B47A7">
            <w:pPr>
              <w:pStyle w:val="BITSBody"/>
              <w:jc w:val="center"/>
              <w:rPr>
                <w:rFonts w:ascii="Arial" w:hAnsi="Arial" w:cs="Arial"/>
                <w:b/>
                <w:sz w:val="20"/>
                <w:szCs w:val="20"/>
              </w:rPr>
            </w:pPr>
            <w:r w:rsidRPr="00285379">
              <w:rPr>
                <w:rFonts w:ascii="Arial" w:hAnsi="Arial" w:cs="Arial"/>
                <w:b/>
                <w:color w:val="FFFFFF" w:themeColor="background1"/>
                <w:sz w:val="20"/>
                <w:szCs w:val="20"/>
              </w:rPr>
              <w:t>Monthly Progress Review</w:t>
            </w:r>
          </w:p>
        </w:tc>
      </w:tr>
      <w:tr w:rsidR="005D0997" w:rsidRPr="00285379" w:rsidTr="009B47A7">
        <w:trPr>
          <w:trHeight w:val="125"/>
        </w:trPr>
        <w:tc>
          <w:tcPr>
            <w:tcW w:w="4405"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Change Request Status</w:t>
            </w:r>
          </w:p>
        </w:tc>
        <w:tc>
          <w:tcPr>
            <w:tcW w:w="5063"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Problems and Resolution</w:t>
            </w:r>
          </w:p>
        </w:tc>
      </w:tr>
      <w:tr w:rsidR="005D0997" w:rsidRPr="00285379" w:rsidTr="009B47A7">
        <w:tc>
          <w:tcPr>
            <w:tcW w:w="4405"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Contractor Staff Roster</w:t>
            </w:r>
          </w:p>
        </w:tc>
        <w:tc>
          <w:tcPr>
            <w:tcW w:w="5063"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Schedule Status</w:t>
            </w:r>
          </w:p>
        </w:tc>
      </w:tr>
      <w:tr w:rsidR="005D0997" w:rsidRPr="00285379" w:rsidTr="009B47A7">
        <w:tc>
          <w:tcPr>
            <w:tcW w:w="4405"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pacing w:val="-1"/>
                <w:sz w:val="20"/>
                <w:szCs w:val="20"/>
              </w:rPr>
              <w:t>Instructions/Explanations</w:t>
            </w:r>
            <w:r w:rsidRPr="00285379">
              <w:rPr>
                <w:rFonts w:ascii="Arial" w:hAnsi="Arial" w:cs="Arial"/>
                <w:spacing w:val="-5"/>
                <w:sz w:val="20"/>
                <w:szCs w:val="20"/>
              </w:rPr>
              <w:t xml:space="preserve"> </w:t>
            </w:r>
            <w:r w:rsidRPr="00285379">
              <w:rPr>
                <w:rFonts w:ascii="Arial" w:hAnsi="Arial" w:cs="Arial"/>
                <w:sz w:val="20"/>
                <w:szCs w:val="20"/>
              </w:rPr>
              <w:t>for</w:t>
            </w:r>
            <w:r w:rsidRPr="00285379">
              <w:rPr>
                <w:rFonts w:ascii="Arial" w:hAnsi="Arial" w:cs="Arial"/>
                <w:spacing w:val="-3"/>
                <w:sz w:val="20"/>
                <w:szCs w:val="20"/>
              </w:rPr>
              <w:t xml:space="preserve"> D</w:t>
            </w:r>
            <w:r w:rsidRPr="00285379">
              <w:rPr>
                <w:rFonts w:ascii="Arial" w:hAnsi="Arial" w:cs="Arial"/>
                <w:spacing w:val="-1"/>
                <w:sz w:val="20"/>
                <w:szCs w:val="20"/>
              </w:rPr>
              <w:t>ata Element</w:t>
            </w:r>
          </w:p>
        </w:tc>
        <w:tc>
          <w:tcPr>
            <w:tcW w:w="5063"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Status of Background Investigations</w:t>
            </w:r>
          </w:p>
        </w:tc>
      </w:tr>
      <w:tr w:rsidR="005D0997" w:rsidRPr="00285379" w:rsidTr="009B47A7">
        <w:tc>
          <w:tcPr>
            <w:tcW w:w="4405"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Issues Status</w:t>
            </w:r>
          </w:p>
        </w:tc>
        <w:tc>
          <w:tcPr>
            <w:tcW w:w="5063"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Status Summary</w:t>
            </w:r>
          </w:p>
        </w:tc>
      </w:tr>
      <w:tr w:rsidR="005D0997" w:rsidRPr="00285379" w:rsidTr="009B47A7">
        <w:tc>
          <w:tcPr>
            <w:tcW w:w="4405"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Minutes of Status Meetings</w:t>
            </w:r>
          </w:p>
        </w:tc>
        <w:tc>
          <w:tcPr>
            <w:tcW w:w="5063"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Work Completed</w:t>
            </w:r>
            <w:r>
              <w:rPr>
                <w:rFonts w:ascii="Arial" w:hAnsi="Arial" w:cs="Arial"/>
                <w:sz w:val="20"/>
                <w:szCs w:val="20"/>
              </w:rPr>
              <w:t xml:space="preserve"> </w:t>
            </w:r>
          </w:p>
        </w:tc>
      </w:tr>
      <w:tr w:rsidR="005D0997" w:rsidRPr="00285379" w:rsidTr="009B47A7">
        <w:trPr>
          <w:trHeight w:val="58"/>
        </w:trPr>
        <w:tc>
          <w:tcPr>
            <w:tcW w:w="4405"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pacing w:val="-1"/>
                <w:sz w:val="20"/>
                <w:szCs w:val="20"/>
              </w:rPr>
              <w:t>Performance</w:t>
            </w:r>
            <w:r w:rsidRPr="00285379">
              <w:rPr>
                <w:rFonts w:ascii="Arial" w:hAnsi="Arial" w:cs="Arial"/>
                <w:sz w:val="20"/>
                <w:szCs w:val="20"/>
              </w:rPr>
              <w:t xml:space="preserve"> </w:t>
            </w:r>
            <w:r w:rsidRPr="00285379">
              <w:rPr>
                <w:rFonts w:ascii="Arial" w:hAnsi="Arial" w:cs="Arial"/>
                <w:spacing w:val="-1"/>
                <w:sz w:val="20"/>
                <w:szCs w:val="20"/>
              </w:rPr>
              <w:t>against</w:t>
            </w:r>
            <w:r w:rsidRPr="00285379">
              <w:rPr>
                <w:rFonts w:ascii="Arial" w:hAnsi="Arial" w:cs="Arial"/>
                <w:sz w:val="20"/>
                <w:szCs w:val="20"/>
              </w:rPr>
              <w:t xml:space="preserve"> </w:t>
            </w:r>
            <w:r w:rsidRPr="00285379">
              <w:rPr>
                <w:rFonts w:ascii="Arial" w:hAnsi="Arial" w:cs="Arial"/>
                <w:spacing w:val="-1"/>
                <w:sz w:val="20"/>
                <w:szCs w:val="20"/>
              </w:rPr>
              <w:t>PMP</w:t>
            </w:r>
            <w:r w:rsidRPr="00285379">
              <w:rPr>
                <w:rFonts w:ascii="Arial" w:hAnsi="Arial" w:cs="Arial"/>
                <w:sz w:val="20"/>
                <w:szCs w:val="20"/>
              </w:rPr>
              <w:t xml:space="preserve"> </w:t>
            </w:r>
          </w:p>
        </w:tc>
        <w:tc>
          <w:tcPr>
            <w:tcW w:w="5063" w:type="dxa"/>
            <w:shd w:val="clear" w:color="auto" w:fill="DDD9C3"/>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z w:val="20"/>
                <w:szCs w:val="20"/>
              </w:rPr>
              <w:t xml:space="preserve">Work Planned </w:t>
            </w:r>
          </w:p>
        </w:tc>
      </w:tr>
      <w:tr w:rsidR="005D0997" w:rsidRPr="00285379" w:rsidTr="009B47A7">
        <w:trPr>
          <w:trHeight w:val="224"/>
        </w:trPr>
        <w:tc>
          <w:tcPr>
            <w:tcW w:w="4405" w:type="dxa"/>
            <w:vAlign w:val="center"/>
          </w:tcPr>
          <w:p w:rsidR="005D0997" w:rsidRPr="00285379" w:rsidRDefault="005D0997" w:rsidP="009B47A7">
            <w:pPr>
              <w:pStyle w:val="BITSBody"/>
              <w:numPr>
                <w:ilvl w:val="0"/>
                <w:numId w:val="32"/>
              </w:numPr>
              <w:ind w:left="337"/>
              <w:rPr>
                <w:rFonts w:ascii="Arial" w:hAnsi="Arial" w:cs="Arial"/>
                <w:sz w:val="20"/>
                <w:szCs w:val="20"/>
              </w:rPr>
            </w:pPr>
            <w:r w:rsidRPr="00285379">
              <w:rPr>
                <w:rFonts w:ascii="Arial" w:hAnsi="Arial" w:cs="Arial"/>
                <w:spacing w:val="-1"/>
                <w:sz w:val="20"/>
                <w:szCs w:val="20"/>
              </w:rPr>
              <w:t>Performance</w:t>
            </w:r>
            <w:r w:rsidRPr="00285379">
              <w:rPr>
                <w:rFonts w:ascii="Arial" w:hAnsi="Arial" w:cs="Arial"/>
                <w:sz w:val="20"/>
                <w:szCs w:val="20"/>
              </w:rPr>
              <w:t xml:space="preserve"> </w:t>
            </w:r>
            <w:r w:rsidRPr="00285379">
              <w:rPr>
                <w:rFonts w:ascii="Arial" w:hAnsi="Arial" w:cs="Arial"/>
                <w:spacing w:val="-1"/>
                <w:sz w:val="20"/>
                <w:szCs w:val="20"/>
              </w:rPr>
              <w:t>against</w:t>
            </w:r>
            <w:r w:rsidRPr="00285379">
              <w:rPr>
                <w:rFonts w:ascii="Arial" w:hAnsi="Arial" w:cs="Arial"/>
                <w:sz w:val="20"/>
                <w:szCs w:val="20"/>
              </w:rPr>
              <w:t xml:space="preserve"> </w:t>
            </w:r>
            <w:r w:rsidRPr="00285379">
              <w:rPr>
                <w:rFonts w:ascii="Arial" w:hAnsi="Arial" w:cs="Arial"/>
                <w:spacing w:val="-2"/>
                <w:sz w:val="20"/>
                <w:szCs w:val="20"/>
              </w:rPr>
              <w:t>S</w:t>
            </w:r>
            <w:r w:rsidRPr="00285379">
              <w:rPr>
                <w:rFonts w:ascii="Arial" w:hAnsi="Arial" w:cs="Arial"/>
                <w:spacing w:val="-1"/>
                <w:sz w:val="20"/>
                <w:szCs w:val="20"/>
              </w:rPr>
              <w:t>chedule</w:t>
            </w:r>
          </w:p>
        </w:tc>
        <w:tc>
          <w:tcPr>
            <w:tcW w:w="5063" w:type="dxa"/>
            <w:vAlign w:val="center"/>
          </w:tcPr>
          <w:p w:rsidR="005D0997" w:rsidRPr="00285379" w:rsidRDefault="005D0997" w:rsidP="009B47A7">
            <w:pPr>
              <w:pStyle w:val="BITSBody"/>
              <w:ind w:left="-23"/>
              <w:rPr>
                <w:rFonts w:ascii="Arial" w:hAnsi="Arial" w:cs="Arial"/>
                <w:sz w:val="20"/>
                <w:szCs w:val="20"/>
              </w:rPr>
            </w:pPr>
          </w:p>
        </w:tc>
      </w:tr>
    </w:tbl>
    <w:p w:rsidR="005D0997" w:rsidRDefault="005D0997" w:rsidP="005D0997">
      <w:pPr>
        <w:rPr>
          <w:rFonts w:ascii="Arial" w:hAnsi="Arial" w:cs="Arial"/>
          <w:b/>
          <w:i/>
          <w:color w:val="002060"/>
          <w:sz w:val="22"/>
        </w:rPr>
      </w:pPr>
    </w:p>
    <w:p w:rsidR="005D0997" w:rsidRDefault="005D0997" w:rsidP="005D0997">
      <w:pPr>
        <w:pStyle w:val="Heading3"/>
      </w:pPr>
      <w:bookmarkStart w:id="67" w:name="_Toc430524601"/>
      <w:bookmarkStart w:id="68" w:name="_Toc430524877"/>
      <w:bookmarkStart w:id="69" w:name="_Toc430860495"/>
      <w:r>
        <w:t>Code in Flight</w:t>
      </w:r>
      <w:bookmarkEnd w:id="67"/>
      <w:bookmarkEnd w:id="68"/>
      <w:bookmarkEnd w:id="69"/>
      <w:r>
        <w:t xml:space="preserve"> </w:t>
      </w:r>
    </w:p>
    <w:p w:rsidR="005D0997" w:rsidRDefault="005D0997" w:rsidP="005D0997">
      <w:pPr>
        <w:pStyle w:val="BITSBody"/>
      </w:pPr>
      <w:r>
        <w:t xml:space="preserve">Code in Flight (CIF) is a critical aspect of delivering reusable code for implementation to VA OIT on a regular and incremental basis for OIT to determine value and distribute the code into the broad expanse of VistA, VistA Evolution, the eHMP and finally to the Open Source Electronic Health Record Alliance (OSEHRA) membership for use by all participants. BITS, as a corporate member of OSEHRA, has been engaged to the principles, execution and transitions necessary for CIF processing since 2013. We co-chair the OSEHRA Architecture Work Group, and our engineers and SMEs remain informed both to the processes of CIF and to the changes affecting the VistA code base. </w:t>
      </w:r>
      <w:r w:rsidRPr="0060300E">
        <w:t>The BITS Team provide</w:t>
      </w:r>
      <w:r>
        <w:t>s</w:t>
      </w:r>
      <w:r w:rsidRPr="0060300E">
        <w:t xml:space="preserve"> a code release from both VistA</w:t>
      </w:r>
      <w:r>
        <w:t xml:space="preserve"> </w:t>
      </w:r>
      <w:r w:rsidRPr="0060300E">
        <w:t>at the end of each sprint</w:t>
      </w:r>
      <w:r>
        <w:t>, which take</w:t>
      </w:r>
      <w:r w:rsidRPr="0060300E">
        <w:t xml:space="preserve"> </w:t>
      </w:r>
      <w:r>
        <w:t>2</w:t>
      </w:r>
      <w:r w:rsidRPr="0060300E">
        <w:t xml:space="preserve">-3 weeks </w:t>
      </w:r>
      <w:r>
        <w:t>to complete</w:t>
      </w:r>
      <w:r w:rsidRPr="0060300E">
        <w:t>. This allow</w:t>
      </w:r>
      <w:r>
        <w:t>s us to generate, track and manage</w:t>
      </w:r>
      <w:r w:rsidRPr="0060300E">
        <w:t xml:space="preserve"> multiple releases throughout the development process. </w:t>
      </w:r>
      <w:r>
        <w:t>For example, we develop t</w:t>
      </w:r>
      <w:r w:rsidRPr="0060300E">
        <w:t xml:space="preserve">he VistA code within </w:t>
      </w:r>
      <w:r>
        <w:t>the</w:t>
      </w:r>
      <w:r w:rsidRPr="0060300E">
        <w:t xml:space="preserve"> approved VA Development environment. KIDs (Kernel Installation and Distribution System) files will be provided at the end of each sprint. The KIDS builds contain all of the needed </w:t>
      </w:r>
      <w:r w:rsidR="007321A9">
        <w:t>d</w:t>
      </w:r>
      <w:r w:rsidR="007321A9" w:rsidRPr="0060300E">
        <w:t xml:space="preserve">ata </w:t>
      </w:r>
      <w:r w:rsidRPr="0060300E">
        <w:t>dictionaries, HL7 logical links, routines, and forms for the VistA software</w:t>
      </w:r>
      <w:r>
        <w:t>. We deliver the required code and documentation to reflect our Sprint cycle process so that this information is refreshed, at a minimum, on a Monthly basis.  (</w:t>
      </w:r>
      <w:r w:rsidRPr="00313BE4">
        <w:rPr>
          <w:rFonts w:ascii="Arial" w:eastAsia="Times New Roman" w:hAnsi="Arial" w:cs="Arial"/>
          <w:i/>
          <w:iCs w:val="0"/>
          <w:color w:val="002060"/>
          <w:sz w:val="22"/>
          <w:szCs w:val="22"/>
        </w:rPr>
        <w:t>Deliverable 5.1.3.E</w:t>
      </w:r>
      <w:r>
        <w:rPr>
          <w:b/>
          <w:szCs w:val="20"/>
        </w:rPr>
        <w:t>)</w:t>
      </w:r>
      <w:r w:rsidRPr="0060300E">
        <w:t>.</w:t>
      </w:r>
    </w:p>
    <w:p w:rsidR="005D0997" w:rsidRDefault="005D0997" w:rsidP="005D0997">
      <w:pPr>
        <w:pStyle w:val="Heading3"/>
      </w:pPr>
      <w:bookmarkStart w:id="70" w:name="_Toc430524602"/>
      <w:bookmarkStart w:id="71" w:name="_Toc430524878"/>
      <w:bookmarkStart w:id="72" w:name="_Toc430860496"/>
      <w:r w:rsidRPr="001B7AFB">
        <w:t>Project Coordination and Integration</w:t>
      </w:r>
      <w:bookmarkEnd w:id="70"/>
      <w:bookmarkEnd w:id="71"/>
      <w:bookmarkEnd w:id="72"/>
    </w:p>
    <w:p w:rsidR="005D0997" w:rsidRDefault="005D0997" w:rsidP="005D0997">
      <w:pPr>
        <w:pStyle w:val="Heading4"/>
      </w:pPr>
      <w:bookmarkStart w:id="73" w:name="_Toc430435210"/>
      <w:bookmarkStart w:id="74" w:name="_Toc430439075"/>
      <w:bookmarkStart w:id="75" w:name="_Toc430439648"/>
      <w:bookmarkStart w:id="76" w:name="_Toc430442644"/>
      <w:bookmarkStart w:id="77" w:name="_Toc430510219"/>
      <w:bookmarkStart w:id="78" w:name="_Toc430524603"/>
      <w:bookmarkStart w:id="79" w:name="_Toc430524879"/>
      <w:bookmarkStart w:id="80" w:name="_Toc430526098"/>
      <w:bookmarkStart w:id="81" w:name="_Toc430860497"/>
      <w:r>
        <w:t>VistA Patch Coordination</w:t>
      </w:r>
      <w:bookmarkEnd w:id="73"/>
      <w:bookmarkEnd w:id="74"/>
      <w:bookmarkEnd w:id="75"/>
      <w:bookmarkEnd w:id="76"/>
      <w:bookmarkEnd w:id="77"/>
      <w:bookmarkEnd w:id="78"/>
      <w:bookmarkEnd w:id="79"/>
      <w:bookmarkEnd w:id="80"/>
      <w:bookmarkEnd w:id="81"/>
    </w:p>
    <w:p w:rsidR="005D0997" w:rsidRPr="007416E3" w:rsidRDefault="005D0997" w:rsidP="005D0997">
      <w:pPr>
        <w:pStyle w:val="BITSBody"/>
      </w:pPr>
      <w:r w:rsidRPr="00313BE4">
        <w:t xml:space="preserve">The BITS </w:t>
      </w:r>
      <w:r>
        <w:t>T</w:t>
      </w:r>
      <w:r w:rsidRPr="00313BE4">
        <w:t>eam coordinate</w:t>
      </w:r>
      <w:r>
        <w:t>s</w:t>
      </w:r>
      <w:r w:rsidRPr="00313BE4">
        <w:t xml:space="preserve"> weekly VistA patch status meetings with the VA to ensure </w:t>
      </w:r>
      <w:r>
        <w:t xml:space="preserve">we provide </w:t>
      </w:r>
      <w:r w:rsidRPr="00313BE4">
        <w:t xml:space="preserve">the most up to date information. Since development cannot occur within </w:t>
      </w:r>
      <w:r>
        <w:t>forum</w:t>
      </w:r>
      <w:r w:rsidRPr="00313BE4">
        <w:t xml:space="preserve"> itself, </w:t>
      </w:r>
      <w:r>
        <w:t>o</w:t>
      </w:r>
      <w:r w:rsidRPr="00313BE4">
        <w:t xml:space="preserve">nce </w:t>
      </w:r>
      <w:r>
        <w:t>we complete Software Quality Assurance (</w:t>
      </w:r>
      <w:r w:rsidRPr="00313BE4">
        <w:t>SQA</w:t>
      </w:r>
      <w:r>
        <w:t>), we port</w:t>
      </w:r>
      <w:r w:rsidRPr="00313BE4">
        <w:t xml:space="preserve"> the code from the development system into forum</w:t>
      </w:r>
      <w:r>
        <w:t>,</w:t>
      </w:r>
      <w:r w:rsidRPr="00313BE4">
        <w:t xml:space="preserve"> </w:t>
      </w:r>
      <w:r>
        <w:t>and use a</w:t>
      </w:r>
      <w:r w:rsidRPr="00313BE4">
        <w:t xml:space="preserve"> patch in the </w:t>
      </w:r>
      <w:r w:rsidRPr="00C9004B">
        <w:t>Outpatient Pharmacy</w:t>
      </w:r>
      <w:r>
        <w:t xml:space="preserve"> </w:t>
      </w:r>
      <w:r w:rsidRPr="00C9004B">
        <w:t xml:space="preserve">(PSO) </w:t>
      </w:r>
      <w:r w:rsidRPr="00313BE4">
        <w:t>namespace to accommodate the VistA Pharmacy enhancements.</w:t>
      </w:r>
    </w:p>
    <w:p w:rsidR="005D0997" w:rsidRDefault="005D0997" w:rsidP="005D0997">
      <w:pPr>
        <w:pStyle w:val="Heading4"/>
      </w:pPr>
      <w:bookmarkStart w:id="82" w:name="_Toc430435211"/>
      <w:bookmarkStart w:id="83" w:name="_Toc430439076"/>
      <w:bookmarkStart w:id="84" w:name="_Toc430439649"/>
      <w:bookmarkStart w:id="85" w:name="_Toc430442645"/>
      <w:bookmarkStart w:id="86" w:name="_Toc430510220"/>
      <w:bookmarkStart w:id="87" w:name="_Toc430524604"/>
      <w:bookmarkStart w:id="88" w:name="_Toc430524880"/>
      <w:bookmarkStart w:id="89" w:name="_Toc430526099"/>
      <w:bookmarkStart w:id="90" w:name="_Toc430860498"/>
      <w:r>
        <w:t>Integrated Project Team</w:t>
      </w:r>
      <w:bookmarkEnd w:id="82"/>
      <w:bookmarkEnd w:id="83"/>
      <w:bookmarkEnd w:id="84"/>
      <w:bookmarkEnd w:id="85"/>
      <w:bookmarkEnd w:id="86"/>
      <w:bookmarkEnd w:id="87"/>
      <w:bookmarkEnd w:id="88"/>
      <w:bookmarkEnd w:id="89"/>
      <w:bookmarkEnd w:id="90"/>
    </w:p>
    <w:p w:rsidR="005D0997" w:rsidRDefault="005D0997" w:rsidP="005D0997">
      <w:pPr>
        <w:pStyle w:val="BITSBody"/>
      </w:pPr>
      <w:r>
        <w:t xml:space="preserve">The </w:t>
      </w:r>
      <w:r w:rsidRPr="00B509CE">
        <w:t>Integrated Project Team</w:t>
      </w:r>
      <w:r>
        <w:t xml:space="preserve"> (IPT) brings diverse elements together to form a unit that willingly shares information, balances conflicting priorities and jointly plans and executes the OneVA </w:t>
      </w:r>
      <w:r>
        <w:lastRenderedPageBreak/>
        <w:t>Pharmacy Implementation mission. The membership and depth of an IPT is dependent on the project variables but includes: numerous stakeholders, Program Offices and Project to include VA’s Enterprise Messaging Infrastructure (eMI), Vista Interface Engine (VIE) and Clinical Data Services (CDS). The BITS Team attends and participate in weekly IPT meeting.  Our team is responsible for preparing agendas, approving previous minutes, attendees, and capturing meeting minutes (</w:t>
      </w:r>
      <w:r w:rsidRPr="0068183C">
        <w:rPr>
          <w:rFonts w:ascii="Arial" w:eastAsia="Times New Roman" w:hAnsi="Arial" w:cs="Arial"/>
          <w:i/>
          <w:iCs w:val="0"/>
          <w:color w:val="002060"/>
          <w:sz w:val="22"/>
          <w:szCs w:val="22"/>
        </w:rPr>
        <w:t xml:space="preserve">Deliverable </w:t>
      </w:r>
      <w:r w:rsidRPr="00ED0E7A">
        <w:rPr>
          <w:rFonts w:ascii="Arial" w:eastAsia="Times New Roman" w:hAnsi="Arial" w:cs="Arial"/>
          <w:i/>
          <w:iCs w:val="0"/>
          <w:color w:val="002060"/>
          <w:sz w:val="22"/>
          <w:szCs w:val="22"/>
        </w:rPr>
        <w:t>5.1.4.A</w:t>
      </w:r>
      <w:r>
        <w:rPr>
          <w:b/>
          <w:szCs w:val="20"/>
        </w:rPr>
        <w:t>)</w:t>
      </w:r>
      <w:r>
        <w:t>.</w:t>
      </w:r>
    </w:p>
    <w:p w:rsidR="005D0997" w:rsidRDefault="005D0997" w:rsidP="005D0997">
      <w:pPr>
        <w:pStyle w:val="Heading4"/>
      </w:pPr>
      <w:bookmarkStart w:id="91" w:name="_Toc430435212"/>
      <w:bookmarkStart w:id="92" w:name="_Toc430439077"/>
      <w:bookmarkStart w:id="93" w:name="_Toc430439650"/>
      <w:bookmarkStart w:id="94" w:name="_Toc430442646"/>
      <w:bookmarkStart w:id="95" w:name="_Toc430510221"/>
      <w:bookmarkStart w:id="96" w:name="_Toc430524605"/>
      <w:bookmarkStart w:id="97" w:name="_Toc430524881"/>
      <w:bookmarkStart w:id="98" w:name="_Toc430526100"/>
      <w:bookmarkStart w:id="99" w:name="_Toc430860499"/>
      <w:r>
        <w:t xml:space="preserve">Project </w:t>
      </w:r>
      <w:r w:rsidRPr="00ED7E1F">
        <w:t>Daily Stand</w:t>
      </w:r>
      <w:r>
        <w:t>-u</w:t>
      </w:r>
      <w:r w:rsidRPr="00ED7E1F">
        <w:t xml:space="preserve">p </w:t>
      </w:r>
      <w:r>
        <w:t>Call</w:t>
      </w:r>
      <w:bookmarkEnd w:id="91"/>
      <w:bookmarkEnd w:id="92"/>
      <w:bookmarkEnd w:id="93"/>
      <w:bookmarkEnd w:id="94"/>
      <w:bookmarkEnd w:id="95"/>
      <w:bookmarkEnd w:id="96"/>
      <w:bookmarkEnd w:id="97"/>
      <w:bookmarkEnd w:id="98"/>
      <w:bookmarkEnd w:id="99"/>
    </w:p>
    <w:p w:rsidR="005D0997" w:rsidRDefault="005D0997" w:rsidP="005D0997">
      <w:pPr>
        <w:pStyle w:val="BITSBody"/>
        <w:spacing w:after="0"/>
      </w:pPr>
      <w:r>
        <w:t>The BITS Team uses daily stand up meetings, as part of o</w:t>
      </w:r>
      <w:r w:rsidRPr="00E65B9C">
        <w:t xml:space="preserve">ur </w:t>
      </w:r>
      <w:r>
        <w:t xml:space="preserve">software </w:t>
      </w:r>
      <w:r w:rsidRPr="00E65B9C">
        <w:t xml:space="preserve">development methodologies </w:t>
      </w:r>
      <w:r>
        <w:t>(</w:t>
      </w:r>
      <w:r w:rsidRPr="0068183C">
        <w:rPr>
          <w:rFonts w:ascii="Arial" w:eastAsia="Times New Roman" w:hAnsi="Arial" w:cs="Arial"/>
          <w:i/>
          <w:iCs w:val="0"/>
          <w:color w:val="002060"/>
          <w:sz w:val="22"/>
          <w:szCs w:val="22"/>
        </w:rPr>
        <w:t xml:space="preserve">Deliverable </w:t>
      </w:r>
      <w:r w:rsidRPr="00E65B9C">
        <w:rPr>
          <w:rFonts w:ascii="Arial" w:eastAsia="Times New Roman" w:hAnsi="Arial" w:cs="Arial"/>
          <w:i/>
          <w:iCs w:val="0"/>
          <w:color w:val="002060"/>
          <w:sz w:val="22"/>
          <w:szCs w:val="22"/>
        </w:rPr>
        <w:t>5.1.4.B</w:t>
      </w:r>
      <w:r>
        <w:rPr>
          <w:b/>
          <w:szCs w:val="20"/>
        </w:rPr>
        <w:t>)</w:t>
      </w:r>
      <w:r w:rsidRPr="00A71CF0">
        <w:rPr>
          <w:szCs w:val="20"/>
        </w:rPr>
        <w:t>,</w:t>
      </w:r>
      <w:r w:rsidRPr="00E65B9C">
        <w:t xml:space="preserve"> to make commitments to team members. </w:t>
      </w:r>
      <w:r>
        <w:t>These allow</w:t>
      </w:r>
      <w:r w:rsidRPr="00E65B9C">
        <w:t xml:space="preserve"> participants to know about potential challenges</w:t>
      </w:r>
      <w:r>
        <w:t>,</w:t>
      </w:r>
      <w:r w:rsidRPr="00E65B9C">
        <w:t xml:space="preserve"> as well as coordinate efforts to resolve difficult and/or time-consuming issues. The stand-up has particular value in </w:t>
      </w:r>
      <w:r>
        <w:t>a</w:t>
      </w:r>
      <w:r w:rsidRPr="00E65B9C">
        <w:t xml:space="preserve">gile software development processes. The meeting takes place at the same time and place every working day. </w:t>
      </w:r>
      <w:r>
        <w:t>We</w:t>
      </w:r>
      <w:r w:rsidRPr="00E65B9C">
        <w:t xml:space="preserve"> review the progress of the tasks assigned to the individuals in the </w:t>
      </w:r>
      <w:r>
        <w:t>Rational Tools Composer (</w:t>
      </w:r>
      <w:r w:rsidRPr="00E65B9C">
        <w:t>RTC</w:t>
      </w:r>
      <w:r>
        <w:t>)</w:t>
      </w:r>
      <w:r w:rsidRPr="00E65B9C">
        <w:t xml:space="preserve">. </w:t>
      </w:r>
      <w:r>
        <w:t>T</w:t>
      </w:r>
      <w:r w:rsidRPr="00E65B9C">
        <w:t>he meeting</w:t>
      </w:r>
      <w:r>
        <w:t>s</w:t>
      </w:r>
      <w:r w:rsidRPr="00E65B9C">
        <w:t xml:space="preserve"> </w:t>
      </w:r>
      <w:r>
        <w:t>are</w:t>
      </w:r>
      <w:r w:rsidRPr="00E65B9C">
        <w:t xml:space="preserve"> a communication vehicle for team members and not a status update to management or to other stakeholders. </w:t>
      </w:r>
      <w:r>
        <w:t>Representative stakeholders are invited, regardless. M</w:t>
      </w:r>
      <w:r w:rsidRPr="00E65B9C">
        <w:t>eeting promote follow-up conversation, as well as identify issues</w:t>
      </w:r>
      <w:r>
        <w:t>,</w:t>
      </w:r>
      <w:r w:rsidRPr="00E65B9C">
        <w:t xml:space="preserve"> before they become </w:t>
      </w:r>
      <w:r>
        <w:t>large problems</w:t>
      </w:r>
      <w:r w:rsidRPr="00E65B9C">
        <w:t xml:space="preserve">. The practice also promotes closer working relationships, </w:t>
      </w:r>
      <w:r>
        <w:t>reduces</w:t>
      </w:r>
      <w:r w:rsidRPr="00E65B9C">
        <w:t xml:space="preserve"> follow-up conversations and </w:t>
      </w:r>
      <w:r>
        <w:t xml:space="preserve">its </w:t>
      </w:r>
      <w:r w:rsidRPr="00E65B9C">
        <w:t>short structure result</w:t>
      </w:r>
      <w:r>
        <w:t>s</w:t>
      </w:r>
      <w:r w:rsidRPr="00E65B9C">
        <w:t xml:space="preserve"> in a higher rate of knowledge transfer – a much more active intention than the typical status meeting. </w:t>
      </w:r>
    </w:p>
    <w:p w:rsidR="005D0997" w:rsidRDefault="005D0997" w:rsidP="005D0997">
      <w:pPr>
        <w:pStyle w:val="BITSBody"/>
        <w:spacing w:after="0"/>
      </w:pPr>
    </w:p>
    <w:p w:rsidR="005D0997" w:rsidRPr="00480C2B" w:rsidRDefault="005D0997" w:rsidP="005D0997">
      <w:pPr>
        <w:rPr>
          <w:rFonts w:ascii="Arial" w:hAnsi="Arial" w:cs="Arial"/>
          <w:b/>
          <w:color w:val="002060"/>
          <w:sz w:val="22"/>
        </w:rPr>
      </w:pPr>
      <w:r w:rsidRPr="00480C2B">
        <w:rPr>
          <w:rFonts w:ascii="Arial" w:hAnsi="Arial" w:cs="Arial"/>
          <w:b/>
          <w:color w:val="002060"/>
          <w:sz w:val="22"/>
        </w:rPr>
        <w:t xml:space="preserve">Resources </w:t>
      </w:r>
      <w:r>
        <w:rPr>
          <w:rFonts w:ascii="Arial" w:hAnsi="Arial" w:cs="Arial"/>
          <w:b/>
          <w:color w:val="002060"/>
          <w:sz w:val="22"/>
        </w:rPr>
        <w:t>S</w:t>
      </w:r>
      <w:r w:rsidRPr="00480C2B">
        <w:rPr>
          <w:rFonts w:ascii="Arial" w:hAnsi="Arial" w:cs="Arial"/>
          <w:b/>
          <w:color w:val="002060"/>
          <w:sz w:val="22"/>
        </w:rPr>
        <w:t>upporting Project Management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5"/>
        <w:gridCol w:w="1135"/>
      </w:tblGrid>
      <w:tr w:rsidR="005D0997" w:rsidRPr="005A107E" w:rsidTr="00A06A58">
        <w:trPr>
          <w:trHeight w:val="445"/>
          <w:tblHeader/>
          <w:jc w:val="center"/>
        </w:trPr>
        <w:tc>
          <w:tcPr>
            <w:tcW w:w="8215" w:type="dxa"/>
            <w:tcBorders>
              <w:bottom w:val="single" w:sz="4" w:space="0" w:color="auto"/>
            </w:tcBorders>
            <w:shd w:val="clear" w:color="auto" w:fill="002060"/>
            <w:noWrap/>
            <w:vAlign w:val="center"/>
            <w:hideMark/>
          </w:tcPr>
          <w:p w:rsidR="005D0997" w:rsidRPr="005A107E" w:rsidRDefault="005D0997" w:rsidP="009B47A7">
            <w:pPr>
              <w:pStyle w:val="TableTextArial10"/>
              <w:ind w:left="64"/>
              <w:jc w:val="center"/>
              <w:rPr>
                <w:b/>
                <w:szCs w:val="20"/>
              </w:rPr>
            </w:pPr>
            <w:r w:rsidRPr="005A107E">
              <w:rPr>
                <w:b/>
                <w:szCs w:val="20"/>
              </w:rPr>
              <w:t>Labor Categories</w:t>
            </w:r>
          </w:p>
        </w:tc>
        <w:tc>
          <w:tcPr>
            <w:tcW w:w="1135" w:type="dxa"/>
            <w:tcBorders>
              <w:bottom w:val="single" w:sz="4" w:space="0" w:color="auto"/>
            </w:tcBorders>
            <w:shd w:val="clear" w:color="000000" w:fill="002060"/>
            <w:noWrap/>
            <w:vAlign w:val="center"/>
          </w:tcPr>
          <w:p w:rsidR="005D0997" w:rsidRPr="005A107E" w:rsidRDefault="005D0997" w:rsidP="009B47A7">
            <w:pPr>
              <w:pStyle w:val="TableTextArial10"/>
              <w:ind w:left="64"/>
              <w:jc w:val="center"/>
              <w:rPr>
                <w:b/>
                <w:szCs w:val="20"/>
              </w:rPr>
            </w:pPr>
            <w:r w:rsidRPr="00480C2B">
              <w:rPr>
                <w:b/>
              </w:rPr>
              <w:t>Task 1</w:t>
            </w:r>
          </w:p>
        </w:tc>
      </w:tr>
      <w:tr w:rsidR="008B77EF" w:rsidRPr="005A107E" w:rsidTr="00A06A58">
        <w:trPr>
          <w:trHeight w:val="107"/>
          <w:jc w:val="center"/>
        </w:trPr>
        <w:tc>
          <w:tcPr>
            <w:tcW w:w="8215" w:type="dxa"/>
            <w:shd w:val="clear" w:color="auto" w:fill="FFFFFF" w:themeFill="background1"/>
            <w:noWrap/>
          </w:tcPr>
          <w:p w:rsidR="008B77EF" w:rsidRPr="005A107E" w:rsidRDefault="008B77EF" w:rsidP="008B77EF">
            <w:pPr>
              <w:pStyle w:val="TableTextArial10"/>
              <w:ind w:left="64"/>
              <w:rPr>
                <w:szCs w:val="20"/>
              </w:rPr>
            </w:pPr>
            <w:r>
              <w:t>Technical/Project Manager</w:t>
            </w:r>
            <w:r w:rsidRPr="002456DD">
              <w:t xml:space="preserve"> </w:t>
            </w:r>
          </w:p>
        </w:tc>
        <w:tc>
          <w:tcPr>
            <w:tcW w:w="1135" w:type="dxa"/>
            <w:shd w:val="clear" w:color="auto" w:fill="FFFFFF" w:themeFill="background1"/>
            <w:noWrap/>
          </w:tcPr>
          <w:p w:rsidR="008B77EF" w:rsidRPr="00D606F4" w:rsidRDefault="008B77EF" w:rsidP="008B77EF">
            <w:pPr>
              <w:pStyle w:val="TableTextArial10"/>
              <w:ind w:left="64"/>
              <w:jc w:val="center"/>
              <w:rPr>
                <w:color w:val="000000"/>
                <w:szCs w:val="20"/>
                <w:highlight w:val="yellow"/>
              </w:rPr>
            </w:pPr>
            <w:r w:rsidRPr="00D606F4">
              <w:rPr>
                <w:highlight w:val="yellow"/>
              </w:rPr>
              <w:t>220</w:t>
            </w:r>
          </w:p>
        </w:tc>
      </w:tr>
      <w:tr w:rsidR="008B77EF" w:rsidRPr="005A107E" w:rsidTr="00A06A58">
        <w:trPr>
          <w:trHeight w:val="264"/>
          <w:jc w:val="center"/>
        </w:trPr>
        <w:tc>
          <w:tcPr>
            <w:tcW w:w="8215" w:type="dxa"/>
            <w:tcBorders>
              <w:bottom w:val="single" w:sz="4" w:space="0" w:color="auto"/>
            </w:tcBorders>
            <w:shd w:val="clear" w:color="auto" w:fill="DDD9C3" w:themeFill="background2" w:themeFillShade="E6"/>
            <w:noWrap/>
          </w:tcPr>
          <w:p w:rsidR="008B77EF" w:rsidRPr="00C65478" w:rsidRDefault="008B77EF" w:rsidP="008B77EF">
            <w:pPr>
              <w:pStyle w:val="TableTextArial10"/>
              <w:ind w:left="64"/>
              <w:rPr>
                <w:szCs w:val="20"/>
              </w:rPr>
            </w:pPr>
            <w:r>
              <w:rPr>
                <w:szCs w:val="20"/>
              </w:rPr>
              <w:t>SME-I</w:t>
            </w:r>
          </w:p>
        </w:tc>
        <w:tc>
          <w:tcPr>
            <w:tcW w:w="1135" w:type="dxa"/>
            <w:tcBorders>
              <w:bottom w:val="single" w:sz="4" w:space="0" w:color="auto"/>
            </w:tcBorders>
            <w:shd w:val="clear" w:color="auto" w:fill="DDD9C3" w:themeFill="background2" w:themeFillShade="E6"/>
            <w:noWrap/>
          </w:tcPr>
          <w:p w:rsidR="008B77EF" w:rsidRPr="00D606F4" w:rsidRDefault="008B77EF" w:rsidP="008B77EF">
            <w:pPr>
              <w:pStyle w:val="TableTextArial10"/>
              <w:ind w:left="64"/>
              <w:jc w:val="center"/>
              <w:rPr>
                <w:color w:val="000000"/>
                <w:szCs w:val="20"/>
                <w:highlight w:val="yellow"/>
              </w:rPr>
            </w:pPr>
            <w:r w:rsidRPr="00D606F4">
              <w:rPr>
                <w:highlight w:val="yellow"/>
              </w:rPr>
              <w:t>80</w:t>
            </w:r>
          </w:p>
        </w:tc>
      </w:tr>
      <w:tr w:rsidR="008B77EF" w:rsidTr="00A06A58">
        <w:trPr>
          <w:trHeight w:val="264"/>
          <w:jc w:val="center"/>
        </w:trPr>
        <w:tc>
          <w:tcPr>
            <w:tcW w:w="8215" w:type="dxa"/>
            <w:tcBorders>
              <w:bottom w:val="single" w:sz="4" w:space="0" w:color="auto"/>
            </w:tcBorders>
            <w:shd w:val="clear" w:color="auto" w:fill="auto"/>
            <w:noWrap/>
          </w:tcPr>
          <w:p w:rsidR="008B77EF" w:rsidRDefault="008B77EF" w:rsidP="008B77EF">
            <w:pPr>
              <w:pStyle w:val="TableTextArial10"/>
              <w:ind w:left="64"/>
              <w:rPr>
                <w:szCs w:val="20"/>
              </w:rPr>
            </w:pPr>
            <w:r>
              <w:rPr>
                <w:szCs w:val="20"/>
              </w:rPr>
              <w:t>System Architect</w:t>
            </w:r>
          </w:p>
        </w:tc>
        <w:tc>
          <w:tcPr>
            <w:tcW w:w="1135" w:type="dxa"/>
            <w:tcBorders>
              <w:bottom w:val="single" w:sz="4" w:space="0" w:color="auto"/>
            </w:tcBorders>
            <w:shd w:val="clear" w:color="auto" w:fill="auto"/>
            <w:noWrap/>
          </w:tcPr>
          <w:p w:rsidR="008B77EF" w:rsidRPr="00D606F4" w:rsidRDefault="008B77EF" w:rsidP="008B77EF">
            <w:pPr>
              <w:pStyle w:val="TableTextArial10"/>
              <w:ind w:left="64"/>
              <w:jc w:val="center"/>
              <w:rPr>
                <w:highlight w:val="yellow"/>
              </w:rPr>
            </w:pPr>
            <w:r w:rsidRPr="00D606F4">
              <w:rPr>
                <w:highlight w:val="yellow"/>
              </w:rPr>
              <w:t>40</w:t>
            </w:r>
          </w:p>
        </w:tc>
      </w:tr>
      <w:tr w:rsidR="008B77EF" w:rsidRPr="005A107E" w:rsidTr="00A06A58">
        <w:trPr>
          <w:trHeight w:val="264"/>
          <w:jc w:val="center"/>
        </w:trPr>
        <w:tc>
          <w:tcPr>
            <w:tcW w:w="8215" w:type="dxa"/>
            <w:tcBorders>
              <w:bottom w:val="single" w:sz="4" w:space="0" w:color="auto"/>
            </w:tcBorders>
            <w:shd w:val="clear" w:color="auto" w:fill="DDD9C3" w:themeFill="background2" w:themeFillShade="E6"/>
            <w:noWrap/>
          </w:tcPr>
          <w:p w:rsidR="008B77EF" w:rsidRPr="005A107E" w:rsidRDefault="008B77EF" w:rsidP="008B77EF">
            <w:pPr>
              <w:pStyle w:val="TableTextArial10"/>
              <w:ind w:left="64"/>
              <w:rPr>
                <w:szCs w:val="20"/>
              </w:rPr>
            </w:pPr>
            <w:r>
              <w:t>Vista</w:t>
            </w:r>
            <w:r w:rsidRPr="002456DD">
              <w:t xml:space="preserve"> Developer</w:t>
            </w:r>
          </w:p>
        </w:tc>
        <w:tc>
          <w:tcPr>
            <w:tcW w:w="1135" w:type="dxa"/>
            <w:tcBorders>
              <w:bottom w:val="single" w:sz="4" w:space="0" w:color="auto"/>
            </w:tcBorders>
            <w:shd w:val="clear" w:color="auto" w:fill="DDD9C3" w:themeFill="background2" w:themeFillShade="E6"/>
            <w:noWrap/>
          </w:tcPr>
          <w:p w:rsidR="008B77EF" w:rsidRPr="00D606F4" w:rsidRDefault="008B77EF" w:rsidP="008B77EF">
            <w:pPr>
              <w:pStyle w:val="TableTextArial10"/>
              <w:ind w:left="64"/>
              <w:jc w:val="center"/>
              <w:rPr>
                <w:color w:val="000000"/>
                <w:szCs w:val="20"/>
                <w:highlight w:val="yellow"/>
              </w:rPr>
            </w:pPr>
            <w:r w:rsidRPr="00D606F4">
              <w:rPr>
                <w:highlight w:val="yellow"/>
              </w:rPr>
              <w:t>40</w:t>
            </w:r>
          </w:p>
        </w:tc>
      </w:tr>
      <w:tr w:rsidR="008B77EF" w:rsidRPr="005A107E" w:rsidTr="00A06A58">
        <w:trPr>
          <w:trHeight w:val="264"/>
          <w:jc w:val="center"/>
        </w:trPr>
        <w:tc>
          <w:tcPr>
            <w:tcW w:w="8215" w:type="dxa"/>
            <w:shd w:val="clear" w:color="auto" w:fill="auto"/>
            <w:noWrap/>
          </w:tcPr>
          <w:p w:rsidR="008B77EF" w:rsidRPr="005A107E" w:rsidRDefault="008B77EF" w:rsidP="008B77EF">
            <w:pPr>
              <w:pStyle w:val="TableTextArial10"/>
              <w:ind w:left="64"/>
              <w:rPr>
                <w:szCs w:val="20"/>
              </w:rPr>
            </w:pPr>
            <w:r>
              <w:t>Project Coordinator</w:t>
            </w:r>
          </w:p>
        </w:tc>
        <w:tc>
          <w:tcPr>
            <w:tcW w:w="1135" w:type="dxa"/>
            <w:shd w:val="clear" w:color="auto" w:fill="auto"/>
            <w:noWrap/>
          </w:tcPr>
          <w:p w:rsidR="008B77EF" w:rsidRPr="00D606F4" w:rsidRDefault="008B77EF" w:rsidP="008B77EF">
            <w:pPr>
              <w:pStyle w:val="TableTextArial10"/>
              <w:ind w:left="64"/>
              <w:jc w:val="center"/>
              <w:rPr>
                <w:i/>
                <w:color w:val="000000"/>
                <w:szCs w:val="20"/>
                <w:highlight w:val="yellow"/>
              </w:rPr>
            </w:pPr>
            <w:r w:rsidRPr="00D606F4">
              <w:rPr>
                <w:highlight w:val="yellow"/>
              </w:rPr>
              <w:t>200</w:t>
            </w:r>
          </w:p>
        </w:tc>
      </w:tr>
      <w:tr w:rsidR="008B77EF" w:rsidRPr="005A107E" w:rsidTr="00A06A58">
        <w:trPr>
          <w:trHeight w:val="264"/>
          <w:jc w:val="center"/>
        </w:trPr>
        <w:tc>
          <w:tcPr>
            <w:tcW w:w="8215" w:type="dxa"/>
            <w:shd w:val="clear" w:color="auto" w:fill="DDD9C3" w:themeFill="background2" w:themeFillShade="E6"/>
            <w:noWrap/>
          </w:tcPr>
          <w:p w:rsidR="008B77EF" w:rsidRPr="005A107E" w:rsidRDefault="008B77EF" w:rsidP="008B77EF">
            <w:pPr>
              <w:pStyle w:val="TableTextArial10"/>
              <w:ind w:left="64"/>
              <w:rPr>
                <w:szCs w:val="20"/>
              </w:rPr>
            </w:pPr>
            <w:r>
              <w:t>Trainer/Tech Editor</w:t>
            </w:r>
          </w:p>
        </w:tc>
        <w:tc>
          <w:tcPr>
            <w:tcW w:w="1135" w:type="dxa"/>
            <w:shd w:val="clear" w:color="auto" w:fill="DDD9C3" w:themeFill="background2" w:themeFillShade="E6"/>
            <w:noWrap/>
          </w:tcPr>
          <w:p w:rsidR="008B77EF" w:rsidRPr="00D606F4" w:rsidRDefault="008B77EF" w:rsidP="008B77EF">
            <w:pPr>
              <w:pStyle w:val="TableTextArial10"/>
              <w:ind w:left="64"/>
              <w:jc w:val="center"/>
              <w:rPr>
                <w:i/>
                <w:color w:val="000000"/>
                <w:szCs w:val="20"/>
                <w:highlight w:val="yellow"/>
              </w:rPr>
            </w:pPr>
            <w:r w:rsidRPr="00D606F4">
              <w:rPr>
                <w:highlight w:val="yellow"/>
              </w:rPr>
              <w:t>70</w:t>
            </w:r>
          </w:p>
        </w:tc>
      </w:tr>
      <w:tr w:rsidR="008B77EF" w:rsidRPr="005A107E" w:rsidTr="00A06A58">
        <w:trPr>
          <w:trHeight w:val="264"/>
          <w:jc w:val="center"/>
        </w:trPr>
        <w:tc>
          <w:tcPr>
            <w:tcW w:w="8215" w:type="dxa"/>
            <w:shd w:val="clear" w:color="auto" w:fill="auto"/>
            <w:noWrap/>
          </w:tcPr>
          <w:p w:rsidR="008B77EF" w:rsidRPr="005A107E" w:rsidRDefault="008B77EF" w:rsidP="008B77EF">
            <w:pPr>
              <w:pStyle w:val="TableTextArial10"/>
              <w:ind w:left="64"/>
              <w:rPr>
                <w:szCs w:val="20"/>
              </w:rPr>
            </w:pPr>
            <w:r>
              <w:t>QA Tester</w:t>
            </w:r>
          </w:p>
        </w:tc>
        <w:tc>
          <w:tcPr>
            <w:tcW w:w="1135" w:type="dxa"/>
            <w:shd w:val="clear" w:color="auto" w:fill="auto"/>
            <w:noWrap/>
          </w:tcPr>
          <w:p w:rsidR="008B77EF" w:rsidRPr="00D606F4" w:rsidRDefault="008B77EF" w:rsidP="008B77EF">
            <w:pPr>
              <w:pStyle w:val="TableTextArial10"/>
              <w:ind w:left="64"/>
              <w:jc w:val="center"/>
              <w:rPr>
                <w:i/>
                <w:color w:val="000000"/>
                <w:szCs w:val="20"/>
                <w:highlight w:val="yellow"/>
              </w:rPr>
            </w:pPr>
          </w:p>
        </w:tc>
      </w:tr>
      <w:tr w:rsidR="008B77EF" w:rsidRPr="005A107E" w:rsidTr="00A06A58">
        <w:trPr>
          <w:trHeight w:val="264"/>
          <w:jc w:val="center"/>
        </w:trPr>
        <w:tc>
          <w:tcPr>
            <w:tcW w:w="8215" w:type="dxa"/>
            <w:shd w:val="clear" w:color="auto" w:fill="DDD9C3" w:themeFill="background2" w:themeFillShade="E6"/>
            <w:noWrap/>
          </w:tcPr>
          <w:p w:rsidR="008B77EF" w:rsidRPr="005A107E" w:rsidRDefault="008B77EF" w:rsidP="008B77EF">
            <w:pPr>
              <w:pStyle w:val="TableTextArial10"/>
              <w:ind w:left="64"/>
              <w:rPr>
                <w:b/>
                <w:i/>
                <w:szCs w:val="20"/>
              </w:rPr>
            </w:pPr>
            <w:r w:rsidRPr="002456DD">
              <w:t xml:space="preserve">Test Lead </w:t>
            </w:r>
          </w:p>
        </w:tc>
        <w:tc>
          <w:tcPr>
            <w:tcW w:w="1135" w:type="dxa"/>
            <w:shd w:val="clear" w:color="auto" w:fill="DDD9C3" w:themeFill="background2" w:themeFillShade="E6"/>
            <w:noWrap/>
          </w:tcPr>
          <w:p w:rsidR="008B77EF" w:rsidRPr="00D606F4" w:rsidRDefault="008B77EF" w:rsidP="008B77EF">
            <w:pPr>
              <w:pStyle w:val="TableTextArial10"/>
              <w:ind w:left="64"/>
              <w:jc w:val="center"/>
              <w:rPr>
                <w:i/>
                <w:color w:val="000000"/>
                <w:szCs w:val="20"/>
                <w:highlight w:val="yellow"/>
              </w:rPr>
            </w:pPr>
            <w:r w:rsidRPr="00D606F4">
              <w:rPr>
                <w:highlight w:val="yellow"/>
              </w:rPr>
              <w:t>40</w:t>
            </w:r>
          </w:p>
        </w:tc>
      </w:tr>
      <w:tr w:rsidR="008B77EF" w:rsidRPr="005A107E" w:rsidTr="00A06A58">
        <w:trPr>
          <w:trHeight w:val="305"/>
          <w:jc w:val="center"/>
        </w:trPr>
        <w:tc>
          <w:tcPr>
            <w:tcW w:w="8215" w:type="dxa"/>
            <w:shd w:val="clear" w:color="auto" w:fill="auto"/>
            <w:noWrap/>
            <w:vAlign w:val="center"/>
          </w:tcPr>
          <w:p w:rsidR="008B77EF" w:rsidRPr="005A107E" w:rsidRDefault="008B77EF" w:rsidP="008B77EF">
            <w:pPr>
              <w:pStyle w:val="TableTextArial10"/>
              <w:ind w:left="64"/>
              <w:rPr>
                <w:b/>
                <w:i/>
                <w:szCs w:val="20"/>
              </w:rPr>
            </w:pPr>
            <w:r>
              <w:rPr>
                <w:b/>
                <w:i/>
                <w:szCs w:val="20"/>
              </w:rPr>
              <w:t>Total</w:t>
            </w:r>
          </w:p>
        </w:tc>
        <w:tc>
          <w:tcPr>
            <w:tcW w:w="1135" w:type="dxa"/>
            <w:shd w:val="clear" w:color="auto" w:fill="auto"/>
            <w:noWrap/>
          </w:tcPr>
          <w:p w:rsidR="008B77EF" w:rsidRPr="00D606F4" w:rsidRDefault="008B77EF" w:rsidP="008B77EF">
            <w:pPr>
              <w:pStyle w:val="TableTextArial10"/>
              <w:ind w:left="64"/>
              <w:jc w:val="center"/>
              <w:rPr>
                <w:i/>
                <w:color w:val="000000"/>
                <w:szCs w:val="20"/>
                <w:highlight w:val="yellow"/>
              </w:rPr>
            </w:pPr>
            <w:r w:rsidRPr="00D606F4">
              <w:rPr>
                <w:highlight w:val="yellow"/>
              </w:rPr>
              <w:t>690</w:t>
            </w:r>
          </w:p>
        </w:tc>
      </w:tr>
    </w:tbl>
    <w:p w:rsidR="005D0997" w:rsidRDefault="005D0997" w:rsidP="005D0997">
      <w:pPr>
        <w:pStyle w:val="BITSBody"/>
      </w:pPr>
    </w:p>
    <w:p w:rsidR="005D0997" w:rsidRDefault="005D0997" w:rsidP="005D0997">
      <w:pPr>
        <w:rPr>
          <w:rFonts w:ascii="Arial" w:hAnsi="Arial" w:cs="Arial"/>
          <w:b/>
          <w:color w:val="002060"/>
          <w:sz w:val="22"/>
        </w:rPr>
      </w:pPr>
      <w:r w:rsidRPr="006F6E19">
        <w:rPr>
          <w:rFonts w:ascii="Arial" w:hAnsi="Arial" w:cs="Arial"/>
          <w:b/>
          <w:color w:val="002060"/>
          <w:sz w:val="22"/>
        </w:rPr>
        <w:t>Deliverables</w:t>
      </w:r>
    </w:p>
    <w:tbl>
      <w:tblPr>
        <w:tblStyle w:val="TableGrid"/>
        <w:tblW w:w="4944" w:type="pct"/>
        <w:tblInd w:w="108" w:type="dxa"/>
        <w:tblLook w:val="04A0" w:firstRow="1" w:lastRow="0" w:firstColumn="1" w:lastColumn="0" w:noHBand="0" w:noVBand="1"/>
      </w:tblPr>
      <w:tblGrid>
        <w:gridCol w:w="861"/>
        <w:gridCol w:w="3117"/>
        <w:gridCol w:w="1036"/>
        <w:gridCol w:w="4455"/>
      </w:tblGrid>
      <w:tr w:rsidR="005D0997" w:rsidRPr="00EC0D0F" w:rsidTr="009B47A7">
        <w:tc>
          <w:tcPr>
            <w:tcW w:w="428" w:type="pct"/>
            <w:shd w:val="clear" w:color="auto" w:fill="002060"/>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Task</w:t>
            </w:r>
          </w:p>
        </w:tc>
        <w:tc>
          <w:tcPr>
            <w:tcW w:w="1655" w:type="pct"/>
            <w:shd w:val="clear" w:color="auto" w:fill="002060"/>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Description</w:t>
            </w:r>
          </w:p>
        </w:tc>
        <w:tc>
          <w:tcPr>
            <w:tcW w:w="556" w:type="pct"/>
            <w:shd w:val="clear" w:color="auto" w:fill="002060"/>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Quantity</w:t>
            </w:r>
          </w:p>
        </w:tc>
        <w:tc>
          <w:tcPr>
            <w:tcW w:w="2362" w:type="pct"/>
            <w:shd w:val="clear" w:color="auto" w:fill="002060"/>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Due Date</w:t>
            </w:r>
          </w:p>
        </w:tc>
      </w:tr>
      <w:tr w:rsidR="005D0997" w:rsidRPr="00EC0D0F" w:rsidTr="009B47A7">
        <w:tc>
          <w:tcPr>
            <w:tcW w:w="428" w:type="pct"/>
            <w:vAlign w:val="center"/>
          </w:tcPr>
          <w:p w:rsidR="005D0997" w:rsidRPr="00EC0D0F" w:rsidRDefault="005D0997" w:rsidP="009B47A7">
            <w:pPr>
              <w:pStyle w:val="TableTextArial10"/>
              <w:jc w:val="center"/>
              <w:rPr>
                <w:b/>
                <w:szCs w:val="20"/>
              </w:rPr>
            </w:pPr>
            <w:r w:rsidRPr="00EC0D0F">
              <w:rPr>
                <w:b/>
                <w:szCs w:val="20"/>
              </w:rPr>
              <w:t>5.1.1.A</w:t>
            </w:r>
          </w:p>
        </w:tc>
        <w:tc>
          <w:tcPr>
            <w:tcW w:w="1655" w:type="pct"/>
            <w:vAlign w:val="center"/>
          </w:tcPr>
          <w:p w:rsidR="005D0997" w:rsidRPr="00EC0D0F" w:rsidRDefault="005D0997" w:rsidP="009B47A7">
            <w:pPr>
              <w:pStyle w:val="TableTextArial10"/>
              <w:jc w:val="both"/>
              <w:rPr>
                <w:szCs w:val="20"/>
              </w:rPr>
            </w:pPr>
            <w:r w:rsidRPr="00EC0D0F">
              <w:rPr>
                <w:b/>
                <w:szCs w:val="20"/>
              </w:rPr>
              <w:t>Project Management Plan</w:t>
            </w:r>
          </w:p>
        </w:tc>
        <w:tc>
          <w:tcPr>
            <w:tcW w:w="556" w:type="pct"/>
            <w:vAlign w:val="center"/>
          </w:tcPr>
          <w:p w:rsidR="005D0997" w:rsidRPr="00EC0D0F" w:rsidRDefault="005D0997" w:rsidP="009B47A7">
            <w:pPr>
              <w:pStyle w:val="TableTextArial10"/>
              <w:jc w:val="center"/>
              <w:rPr>
                <w:szCs w:val="20"/>
              </w:rPr>
            </w:pPr>
            <w:r>
              <w:rPr>
                <w:szCs w:val="20"/>
              </w:rPr>
              <w:t>1</w:t>
            </w:r>
          </w:p>
        </w:tc>
        <w:tc>
          <w:tcPr>
            <w:tcW w:w="2362"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contract award and updated monthly</w:t>
            </w:r>
          </w:p>
        </w:tc>
      </w:tr>
      <w:tr w:rsidR="005D0997" w:rsidRPr="00EC0D0F" w:rsidTr="009B47A7">
        <w:tc>
          <w:tcPr>
            <w:tcW w:w="428"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5.1.1.B</w:t>
            </w:r>
          </w:p>
        </w:tc>
        <w:tc>
          <w:tcPr>
            <w:tcW w:w="1655" w:type="pct"/>
            <w:shd w:val="clear" w:color="auto" w:fill="DDD9C3" w:themeFill="background2" w:themeFillShade="E6"/>
            <w:vAlign w:val="center"/>
          </w:tcPr>
          <w:p w:rsidR="005D0997" w:rsidRPr="00EC0D0F" w:rsidRDefault="005D0997" w:rsidP="009B47A7">
            <w:pPr>
              <w:pStyle w:val="TableTextArial10"/>
              <w:jc w:val="both"/>
              <w:rPr>
                <w:b/>
                <w:szCs w:val="20"/>
              </w:rPr>
            </w:pPr>
            <w:r w:rsidRPr="00EC0D0F">
              <w:rPr>
                <w:b/>
                <w:szCs w:val="20"/>
              </w:rPr>
              <w:t>Kick-off Meeting</w:t>
            </w:r>
          </w:p>
        </w:tc>
        <w:tc>
          <w:tcPr>
            <w:tcW w:w="556"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1</w:t>
            </w:r>
          </w:p>
        </w:tc>
        <w:tc>
          <w:tcPr>
            <w:tcW w:w="2362" w:type="pct"/>
            <w:shd w:val="clear" w:color="auto" w:fill="DDD9C3" w:themeFill="background2" w:themeFillShade="E6"/>
            <w:vAlign w:val="center"/>
          </w:tcPr>
          <w:p w:rsidR="005D0997" w:rsidRDefault="005D0997" w:rsidP="009B47A7">
            <w:pPr>
              <w:pStyle w:val="TableTextArial10"/>
              <w:numPr>
                <w:ilvl w:val="0"/>
                <w:numId w:val="25"/>
              </w:numPr>
              <w:spacing w:before="0" w:after="0"/>
              <w:ind w:left="173" w:hanging="187"/>
              <w:rPr>
                <w:szCs w:val="20"/>
              </w:rPr>
            </w:pPr>
            <w:r>
              <w:rPr>
                <w:szCs w:val="20"/>
              </w:rPr>
              <w:t>Agenda: 5 business days after contract award</w:t>
            </w:r>
          </w:p>
          <w:p w:rsidR="005D0997" w:rsidRPr="00EC0D0F" w:rsidRDefault="005D0997" w:rsidP="009B47A7">
            <w:pPr>
              <w:pStyle w:val="TableTextArial10"/>
              <w:numPr>
                <w:ilvl w:val="0"/>
                <w:numId w:val="25"/>
              </w:numPr>
              <w:spacing w:before="0" w:after="0"/>
              <w:ind w:left="173" w:hanging="187"/>
              <w:rPr>
                <w:szCs w:val="20"/>
              </w:rPr>
            </w:pPr>
            <w:r>
              <w:rPr>
                <w:szCs w:val="20"/>
              </w:rPr>
              <w:t>Kick-Off: 10 day after contract award</w:t>
            </w:r>
          </w:p>
        </w:tc>
      </w:tr>
      <w:tr w:rsidR="005D0997" w:rsidRPr="00EC0D0F" w:rsidTr="009B47A7">
        <w:tc>
          <w:tcPr>
            <w:tcW w:w="428" w:type="pct"/>
            <w:vAlign w:val="center"/>
          </w:tcPr>
          <w:p w:rsidR="005D0997" w:rsidRPr="00EC0D0F" w:rsidRDefault="005D0997" w:rsidP="009B47A7">
            <w:pPr>
              <w:pStyle w:val="TableTextArial10"/>
              <w:jc w:val="center"/>
              <w:rPr>
                <w:b/>
                <w:szCs w:val="20"/>
              </w:rPr>
            </w:pPr>
            <w:r w:rsidRPr="00EC0D0F">
              <w:rPr>
                <w:b/>
                <w:szCs w:val="20"/>
              </w:rPr>
              <w:t>5.1.1.C</w:t>
            </w:r>
          </w:p>
        </w:tc>
        <w:tc>
          <w:tcPr>
            <w:tcW w:w="1655" w:type="pct"/>
            <w:vAlign w:val="center"/>
          </w:tcPr>
          <w:p w:rsidR="005D0997" w:rsidRPr="00EC0D0F" w:rsidRDefault="005D0997" w:rsidP="009B47A7">
            <w:pPr>
              <w:pStyle w:val="TableTextArial10"/>
              <w:rPr>
                <w:szCs w:val="20"/>
              </w:rPr>
            </w:pPr>
            <w:r w:rsidRPr="00EC0D0F">
              <w:rPr>
                <w:b/>
                <w:szCs w:val="20"/>
              </w:rPr>
              <w:t>Primavera Project Schedule</w:t>
            </w:r>
          </w:p>
        </w:tc>
        <w:tc>
          <w:tcPr>
            <w:tcW w:w="556" w:type="pct"/>
            <w:vAlign w:val="center"/>
          </w:tcPr>
          <w:p w:rsidR="005D0997" w:rsidRPr="00EC0D0F" w:rsidRDefault="005D0997" w:rsidP="009B47A7">
            <w:pPr>
              <w:pStyle w:val="TableTextArial10"/>
              <w:jc w:val="center"/>
              <w:rPr>
                <w:szCs w:val="20"/>
              </w:rPr>
            </w:pPr>
            <w:r>
              <w:rPr>
                <w:szCs w:val="20"/>
              </w:rPr>
              <w:t>1</w:t>
            </w:r>
          </w:p>
        </w:tc>
        <w:tc>
          <w:tcPr>
            <w:tcW w:w="2362"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10 days after contract award</w:t>
            </w:r>
          </w:p>
        </w:tc>
      </w:tr>
      <w:tr w:rsidR="005D0997" w:rsidRPr="00EC0D0F" w:rsidTr="009B47A7">
        <w:tc>
          <w:tcPr>
            <w:tcW w:w="428"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5.1.1.D</w:t>
            </w:r>
          </w:p>
        </w:tc>
        <w:tc>
          <w:tcPr>
            <w:tcW w:w="1655" w:type="pct"/>
            <w:shd w:val="clear" w:color="auto" w:fill="DDD9C3" w:themeFill="background2" w:themeFillShade="E6"/>
            <w:vAlign w:val="center"/>
          </w:tcPr>
          <w:p w:rsidR="005D0997" w:rsidRPr="00EC0D0F" w:rsidRDefault="005D0997" w:rsidP="009B47A7">
            <w:pPr>
              <w:pStyle w:val="TableTextArial10"/>
              <w:rPr>
                <w:szCs w:val="20"/>
              </w:rPr>
            </w:pPr>
            <w:r w:rsidRPr="00EC0D0F">
              <w:rPr>
                <w:b/>
                <w:szCs w:val="20"/>
              </w:rPr>
              <w:t>Risk Issue Log</w:t>
            </w:r>
          </w:p>
        </w:tc>
        <w:tc>
          <w:tcPr>
            <w:tcW w:w="556"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1</w:t>
            </w:r>
          </w:p>
        </w:tc>
        <w:tc>
          <w:tcPr>
            <w:tcW w:w="2362"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contract award</w:t>
            </w:r>
          </w:p>
        </w:tc>
      </w:tr>
      <w:tr w:rsidR="005D0997" w:rsidRPr="00EC0D0F" w:rsidTr="009B47A7">
        <w:tc>
          <w:tcPr>
            <w:tcW w:w="428" w:type="pct"/>
            <w:shd w:val="clear" w:color="auto" w:fill="auto"/>
            <w:vAlign w:val="center"/>
          </w:tcPr>
          <w:p w:rsidR="005D0997" w:rsidRPr="00EC0D0F" w:rsidRDefault="005D0997" w:rsidP="009B47A7">
            <w:pPr>
              <w:pStyle w:val="TableTextArial10"/>
              <w:jc w:val="center"/>
              <w:rPr>
                <w:b/>
                <w:szCs w:val="20"/>
              </w:rPr>
            </w:pPr>
            <w:r w:rsidRPr="00EC0D0F">
              <w:rPr>
                <w:b/>
                <w:szCs w:val="20"/>
              </w:rPr>
              <w:t>5.1.2.A</w:t>
            </w:r>
          </w:p>
        </w:tc>
        <w:tc>
          <w:tcPr>
            <w:tcW w:w="1655" w:type="pct"/>
            <w:shd w:val="clear" w:color="auto" w:fill="auto"/>
            <w:vAlign w:val="center"/>
          </w:tcPr>
          <w:p w:rsidR="005D0997" w:rsidRPr="00EC0D0F" w:rsidRDefault="005D0997" w:rsidP="009B47A7">
            <w:pPr>
              <w:pStyle w:val="TableTextArial10"/>
              <w:jc w:val="both"/>
              <w:rPr>
                <w:b/>
                <w:szCs w:val="20"/>
              </w:rPr>
            </w:pPr>
            <w:r w:rsidRPr="00EC0D0F">
              <w:rPr>
                <w:b/>
                <w:szCs w:val="20"/>
              </w:rPr>
              <w:t>Monthly Progress Report</w:t>
            </w:r>
          </w:p>
        </w:tc>
        <w:tc>
          <w:tcPr>
            <w:tcW w:w="556" w:type="pct"/>
            <w:shd w:val="clear" w:color="auto" w:fill="auto"/>
            <w:vAlign w:val="center"/>
          </w:tcPr>
          <w:p w:rsidR="005D0997" w:rsidRPr="00EC0D0F" w:rsidRDefault="005D0997" w:rsidP="009B47A7">
            <w:pPr>
              <w:pStyle w:val="TableTextArial10"/>
              <w:jc w:val="center"/>
              <w:rPr>
                <w:szCs w:val="20"/>
              </w:rPr>
            </w:pPr>
            <w:r>
              <w:rPr>
                <w:szCs w:val="20"/>
              </w:rPr>
              <w:t>12</w:t>
            </w:r>
          </w:p>
        </w:tc>
        <w:tc>
          <w:tcPr>
            <w:tcW w:w="2362" w:type="pct"/>
            <w:shd w:val="clear" w:color="auto" w:fill="auto"/>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Due 5</w:t>
            </w:r>
            <w:r w:rsidRPr="00631F5B">
              <w:rPr>
                <w:szCs w:val="20"/>
                <w:vertAlign w:val="superscript"/>
              </w:rPr>
              <w:t>th</w:t>
            </w:r>
            <w:r>
              <w:rPr>
                <w:szCs w:val="20"/>
              </w:rPr>
              <w:t xml:space="preserve"> day of month</w:t>
            </w:r>
          </w:p>
        </w:tc>
      </w:tr>
      <w:tr w:rsidR="005D0997" w:rsidRPr="00EC0D0F" w:rsidTr="009B47A7">
        <w:tc>
          <w:tcPr>
            <w:tcW w:w="428"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5.1.2.B</w:t>
            </w:r>
          </w:p>
        </w:tc>
        <w:tc>
          <w:tcPr>
            <w:tcW w:w="1655" w:type="pct"/>
            <w:shd w:val="clear" w:color="auto" w:fill="DDD9C3" w:themeFill="background2" w:themeFillShade="E6"/>
            <w:vAlign w:val="center"/>
          </w:tcPr>
          <w:p w:rsidR="005D0997" w:rsidRPr="00EC0D0F" w:rsidRDefault="005D0997" w:rsidP="009B47A7">
            <w:pPr>
              <w:pStyle w:val="TableTextArial10"/>
              <w:jc w:val="both"/>
              <w:rPr>
                <w:b/>
                <w:szCs w:val="20"/>
              </w:rPr>
            </w:pPr>
            <w:r w:rsidRPr="00EC0D0F">
              <w:rPr>
                <w:b/>
                <w:szCs w:val="20"/>
              </w:rPr>
              <w:t>Progress Meeting Minutes</w:t>
            </w:r>
          </w:p>
        </w:tc>
        <w:tc>
          <w:tcPr>
            <w:tcW w:w="556"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1</w:t>
            </w:r>
          </w:p>
        </w:tc>
        <w:tc>
          <w:tcPr>
            <w:tcW w:w="2362"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2 days after each month progress report</w:t>
            </w:r>
          </w:p>
        </w:tc>
      </w:tr>
      <w:tr w:rsidR="005D0997" w:rsidRPr="00EC0D0F" w:rsidTr="009B47A7">
        <w:tc>
          <w:tcPr>
            <w:tcW w:w="428" w:type="pct"/>
            <w:shd w:val="clear" w:color="auto" w:fill="auto"/>
            <w:vAlign w:val="center"/>
          </w:tcPr>
          <w:p w:rsidR="005D0997" w:rsidRPr="00EC0D0F" w:rsidRDefault="005D0997" w:rsidP="009B47A7">
            <w:pPr>
              <w:pStyle w:val="TableTextArial10"/>
              <w:jc w:val="center"/>
              <w:rPr>
                <w:b/>
                <w:szCs w:val="20"/>
              </w:rPr>
            </w:pPr>
            <w:r w:rsidRPr="00EC0D0F">
              <w:rPr>
                <w:b/>
                <w:szCs w:val="20"/>
              </w:rPr>
              <w:t>5.1.2.C</w:t>
            </w:r>
          </w:p>
        </w:tc>
        <w:tc>
          <w:tcPr>
            <w:tcW w:w="1655" w:type="pct"/>
            <w:shd w:val="clear" w:color="auto" w:fill="auto"/>
            <w:vAlign w:val="center"/>
          </w:tcPr>
          <w:p w:rsidR="005D0997" w:rsidRPr="00EC0D0F" w:rsidRDefault="005D0997" w:rsidP="009B47A7">
            <w:pPr>
              <w:pStyle w:val="TableTextArial10"/>
              <w:jc w:val="both"/>
              <w:rPr>
                <w:b/>
                <w:szCs w:val="20"/>
              </w:rPr>
            </w:pPr>
            <w:r w:rsidRPr="00EC0D0F">
              <w:rPr>
                <w:b/>
                <w:szCs w:val="20"/>
              </w:rPr>
              <w:t>Updated Primavera Project Schedule</w:t>
            </w:r>
          </w:p>
        </w:tc>
        <w:tc>
          <w:tcPr>
            <w:tcW w:w="556" w:type="pct"/>
            <w:shd w:val="clear" w:color="auto" w:fill="auto"/>
            <w:vAlign w:val="center"/>
          </w:tcPr>
          <w:p w:rsidR="005D0997" w:rsidRPr="00EC0D0F" w:rsidRDefault="005D0997" w:rsidP="009B47A7">
            <w:pPr>
              <w:pStyle w:val="TableTextArial10"/>
              <w:jc w:val="center"/>
              <w:rPr>
                <w:szCs w:val="20"/>
              </w:rPr>
            </w:pPr>
            <w:r>
              <w:rPr>
                <w:szCs w:val="20"/>
              </w:rPr>
              <w:t>1</w:t>
            </w:r>
          </w:p>
        </w:tc>
        <w:tc>
          <w:tcPr>
            <w:tcW w:w="2362" w:type="pct"/>
            <w:shd w:val="clear" w:color="auto" w:fill="auto"/>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an update</w:t>
            </w:r>
          </w:p>
        </w:tc>
      </w:tr>
      <w:tr w:rsidR="005D0997" w:rsidRPr="00EC0D0F" w:rsidTr="009B47A7">
        <w:tc>
          <w:tcPr>
            <w:tcW w:w="428"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lastRenderedPageBreak/>
              <w:t>5.1.2.D</w:t>
            </w:r>
          </w:p>
        </w:tc>
        <w:tc>
          <w:tcPr>
            <w:tcW w:w="1655" w:type="pct"/>
            <w:shd w:val="clear" w:color="auto" w:fill="DDD9C3" w:themeFill="background2" w:themeFillShade="E6"/>
            <w:vAlign w:val="center"/>
          </w:tcPr>
          <w:p w:rsidR="005D0997" w:rsidRPr="00EC0D0F" w:rsidRDefault="005D0997" w:rsidP="009B47A7">
            <w:pPr>
              <w:jc w:val="both"/>
              <w:rPr>
                <w:rFonts w:ascii="Arial" w:eastAsia="MS Mincho" w:hAnsi="Arial" w:cs="Times New Roman"/>
                <w:b/>
                <w:iCs/>
                <w:sz w:val="20"/>
                <w:szCs w:val="20"/>
              </w:rPr>
            </w:pPr>
            <w:r w:rsidRPr="00EC0D0F">
              <w:rPr>
                <w:rFonts w:ascii="Arial" w:eastAsia="MS Mincho" w:hAnsi="Arial" w:cs="Times New Roman"/>
                <w:b/>
                <w:iCs/>
                <w:sz w:val="20"/>
                <w:szCs w:val="20"/>
              </w:rPr>
              <w:t>Updated Risk Issue Log</w:t>
            </w:r>
          </w:p>
        </w:tc>
        <w:tc>
          <w:tcPr>
            <w:tcW w:w="556"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1</w:t>
            </w:r>
          </w:p>
        </w:tc>
        <w:tc>
          <w:tcPr>
            <w:tcW w:w="2362"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5 days after an update</w:t>
            </w:r>
          </w:p>
        </w:tc>
      </w:tr>
      <w:tr w:rsidR="005D0997" w:rsidRPr="00EC0D0F" w:rsidTr="009B47A7">
        <w:tc>
          <w:tcPr>
            <w:tcW w:w="428" w:type="pct"/>
            <w:shd w:val="clear" w:color="auto" w:fill="auto"/>
            <w:vAlign w:val="center"/>
          </w:tcPr>
          <w:p w:rsidR="005D0997" w:rsidRPr="00EC0D0F" w:rsidRDefault="005D0997" w:rsidP="009B47A7">
            <w:pPr>
              <w:pStyle w:val="TableTextArial10"/>
              <w:jc w:val="center"/>
              <w:rPr>
                <w:b/>
                <w:szCs w:val="20"/>
              </w:rPr>
            </w:pPr>
            <w:r w:rsidRPr="00EC0D0F">
              <w:rPr>
                <w:b/>
                <w:szCs w:val="20"/>
              </w:rPr>
              <w:t>5.1.3.</w:t>
            </w:r>
            <w:r>
              <w:rPr>
                <w:b/>
                <w:szCs w:val="20"/>
              </w:rPr>
              <w:t>E</w:t>
            </w:r>
          </w:p>
        </w:tc>
        <w:tc>
          <w:tcPr>
            <w:tcW w:w="1655" w:type="pct"/>
            <w:shd w:val="clear" w:color="auto" w:fill="auto"/>
            <w:vAlign w:val="center"/>
          </w:tcPr>
          <w:p w:rsidR="005D0997" w:rsidRPr="00EC0D0F" w:rsidRDefault="005D0997" w:rsidP="009B47A7">
            <w:pPr>
              <w:jc w:val="both"/>
              <w:rPr>
                <w:rFonts w:ascii="Arial" w:eastAsia="MS Mincho" w:hAnsi="Arial" w:cs="Times New Roman"/>
                <w:b/>
                <w:iCs/>
                <w:sz w:val="20"/>
                <w:szCs w:val="20"/>
              </w:rPr>
            </w:pPr>
            <w:r w:rsidRPr="00EC0D0F">
              <w:rPr>
                <w:rFonts w:ascii="Arial" w:eastAsia="MS Mincho" w:hAnsi="Arial" w:cs="Times New Roman"/>
                <w:b/>
                <w:iCs/>
                <w:sz w:val="20"/>
                <w:szCs w:val="20"/>
              </w:rPr>
              <w:t>Open Source Code In Flight Submission</w:t>
            </w:r>
          </w:p>
        </w:tc>
        <w:tc>
          <w:tcPr>
            <w:tcW w:w="556" w:type="pct"/>
            <w:shd w:val="clear" w:color="auto" w:fill="auto"/>
            <w:vAlign w:val="center"/>
          </w:tcPr>
          <w:p w:rsidR="005D0997" w:rsidRPr="00EC0D0F" w:rsidRDefault="005D0997" w:rsidP="009B47A7">
            <w:pPr>
              <w:pStyle w:val="TableTextArial10"/>
              <w:jc w:val="center"/>
              <w:rPr>
                <w:szCs w:val="20"/>
              </w:rPr>
            </w:pPr>
            <w:r>
              <w:rPr>
                <w:szCs w:val="20"/>
              </w:rPr>
              <w:t>1</w:t>
            </w:r>
          </w:p>
        </w:tc>
        <w:tc>
          <w:tcPr>
            <w:tcW w:w="2362" w:type="pct"/>
            <w:shd w:val="clear" w:color="auto" w:fill="auto"/>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award</w:t>
            </w:r>
          </w:p>
        </w:tc>
      </w:tr>
      <w:tr w:rsidR="005D0997" w:rsidRPr="00EC0D0F" w:rsidTr="009B47A7">
        <w:tc>
          <w:tcPr>
            <w:tcW w:w="428"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5.1.4.A</w:t>
            </w:r>
          </w:p>
        </w:tc>
        <w:tc>
          <w:tcPr>
            <w:tcW w:w="1655" w:type="pct"/>
            <w:shd w:val="clear" w:color="auto" w:fill="DDD9C3" w:themeFill="background2" w:themeFillShade="E6"/>
            <w:vAlign w:val="center"/>
          </w:tcPr>
          <w:p w:rsidR="005D0997" w:rsidRPr="00EC0D0F" w:rsidRDefault="005D0997" w:rsidP="009B47A7">
            <w:pPr>
              <w:jc w:val="both"/>
              <w:rPr>
                <w:rFonts w:ascii="Arial" w:eastAsia="MS Mincho" w:hAnsi="Arial" w:cs="Times New Roman"/>
                <w:b/>
                <w:iCs/>
                <w:sz w:val="20"/>
                <w:szCs w:val="20"/>
              </w:rPr>
            </w:pPr>
            <w:r w:rsidRPr="00EC0D0F">
              <w:rPr>
                <w:rFonts w:ascii="Arial" w:eastAsia="MS Mincho" w:hAnsi="Arial" w:cs="Times New Roman"/>
                <w:b/>
                <w:iCs/>
                <w:sz w:val="20"/>
                <w:szCs w:val="20"/>
              </w:rPr>
              <w:t>IPT Meeting Minutes</w:t>
            </w:r>
          </w:p>
        </w:tc>
        <w:tc>
          <w:tcPr>
            <w:tcW w:w="556"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1</w:t>
            </w:r>
          </w:p>
        </w:tc>
        <w:tc>
          <w:tcPr>
            <w:tcW w:w="2362"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 days after the IPT, electronic submission to VA PM, COR and CO</w:t>
            </w:r>
          </w:p>
        </w:tc>
      </w:tr>
      <w:tr w:rsidR="005D0997" w:rsidRPr="00EC0D0F" w:rsidTr="009B47A7">
        <w:tc>
          <w:tcPr>
            <w:tcW w:w="428" w:type="pct"/>
            <w:shd w:val="clear" w:color="auto" w:fill="auto"/>
            <w:vAlign w:val="center"/>
          </w:tcPr>
          <w:p w:rsidR="005D0997" w:rsidRPr="00EC0D0F" w:rsidRDefault="005D0997" w:rsidP="009B47A7">
            <w:pPr>
              <w:pStyle w:val="TableTextArial10"/>
              <w:jc w:val="center"/>
              <w:rPr>
                <w:b/>
                <w:szCs w:val="20"/>
              </w:rPr>
            </w:pPr>
            <w:r w:rsidRPr="00EC0D0F">
              <w:rPr>
                <w:b/>
                <w:szCs w:val="20"/>
              </w:rPr>
              <w:t>5.1.4.B</w:t>
            </w:r>
          </w:p>
        </w:tc>
        <w:tc>
          <w:tcPr>
            <w:tcW w:w="1655" w:type="pct"/>
            <w:shd w:val="clear" w:color="auto" w:fill="auto"/>
            <w:vAlign w:val="center"/>
          </w:tcPr>
          <w:p w:rsidR="005D0997" w:rsidRPr="00EC0D0F" w:rsidRDefault="005D0997" w:rsidP="009B47A7">
            <w:pPr>
              <w:jc w:val="both"/>
              <w:rPr>
                <w:rFonts w:ascii="Arial" w:eastAsia="MS Mincho" w:hAnsi="Arial" w:cs="Times New Roman"/>
                <w:b/>
                <w:iCs/>
                <w:sz w:val="20"/>
                <w:szCs w:val="20"/>
              </w:rPr>
            </w:pPr>
            <w:r w:rsidRPr="00EC0D0F">
              <w:rPr>
                <w:rFonts w:ascii="Arial" w:eastAsia="MS Mincho" w:hAnsi="Arial" w:cs="Times New Roman"/>
                <w:b/>
                <w:iCs/>
                <w:sz w:val="20"/>
                <w:szCs w:val="20"/>
              </w:rPr>
              <w:t>Daily Stand</w:t>
            </w:r>
            <w:r>
              <w:rPr>
                <w:rFonts w:ascii="Arial" w:eastAsia="MS Mincho" w:hAnsi="Arial" w:cs="Times New Roman"/>
                <w:b/>
                <w:iCs/>
                <w:sz w:val="20"/>
                <w:szCs w:val="20"/>
              </w:rPr>
              <w:t>-u</w:t>
            </w:r>
            <w:r w:rsidRPr="00EC0D0F">
              <w:rPr>
                <w:rFonts w:ascii="Arial" w:eastAsia="MS Mincho" w:hAnsi="Arial" w:cs="Times New Roman"/>
                <w:b/>
                <w:iCs/>
                <w:sz w:val="20"/>
                <w:szCs w:val="20"/>
              </w:rPr>
              <w:t>p Call Meeting Minutes</w:t>
            </w:r>
          </w:p>
        </w:tc>
        <w:tc>
          <w:tcPr>
            <w:tcW w:w="556" w:type="pct"/>
            <w:shd w:val="clear" w:color="auto" w:fill="auto"/>
            <w:vAlign w:val="center"/>
          </w:tcPr>
          <w:p w:rsidR="005D0997" w:rsidRPr="00EC0D0F" w:rsidRDefault="005D0997" w:rsidP="009B47A7">
            <w:pPr>
              <w:pStyle w:val="TableTextArial10"/>
              <w:jc w:val="center"/>
              <w:rPr>
                <w:szCs w:val="20"/>
              </w:rPr>
            </w:pPr>
            <w:r>
              <w:rPr>
                <w:szCs w:val="20"/>
              </w:rPr>
              <w:t>1</w:t>
            </w:r>
          </w:p>
        </w:tc>
        <w:tc>
          <w:tcPr>
            <w:tcW w:w="2362" w:type="pct"/>
            <w:shd w:val="clear" w:color="auto" w:fill="auto"/>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Daily</w:t>
            </w:r>
          </w:p>
        </w:tc>
      </w:tr>
    </w:tbl>
    <w:p w:rsidR="005D0997" w:rsidRDefault="005D0997" w:rsidP="005D0997">
      <w:pPr>
        <w:spacing w:line="240" w:lineRule="auto"/>
      </w:pPr>
      <w:bookmarkStart w:id="100" w:name="_Toc430008268"/>
      <w:bookmarkStart w:id="101" w:name="_Toc430013744"/>
      <w:bookmarkStart w:id="102" w:name="_Toc429494255"/>
      <w:bookmarkStart w:id="103" w:name="_Toc429673798"/>
    </w:p>
    <w:p w:rsidR="005D0997" w:rsidRDefault="005D0997" w:rsidP="005D0997">
      <w:pPr>
        <w:pStyle w:val="Heading2"/>
        <w:spacing w:before="0" w:after="0"/>
      </w:pPr>
      <w:bookmarkStart w:id="104" w:name="_Toc430524606"/>
      <w:bookmarkStart w:id="105" w:name="_Toc430524882"/>
      <w:bookmarkStart w:id="106" w:name="_Toc430860500"/>
      <w:r>
        <w:t xml:space="preserve">Task 2: </w:t>
      </w:r>
      <w:bookmarkEnd w:id="100"/>
      <w:bookmarkEnd w:id="101"/>
      <w:r>
        <w:t>Software Development Planning</w:t>
      </w:r>
      <w:bookmarkEnd w:id="104"/>
      <w:bookmarkEnd w:id="105"/>
      <w:bookmarkEnd w:id="106"/>
      <w:r>
        <w:t xml:space="preserve"> </w:t>
      </w:r>
      <w:bookmarkEnd w:id="102"/>
      <w:bookmarkEnd w:id="103"/>
      <w:r>
        <w:t xml:space="preserve"> </w:t>
      </w:r>
    </w:p>
    <w:p w:rsidR="005D0997" w:rsidRDefault="005D0997" w:rsidP="005D0997">
      <w:pPr>
        <w:spacing w:line="240" w:lineRule="auto"/>
      </w:pPr>
    </w:p>
    <w:p w:rsidR="00A34B63" w:rsidRPr="00A34B63" w:rsidRDefault="005D0997" w:rsidP="00A34B63">
      <w:pPr>
        <w:pStyle w:val="Heading3"/>
        <w:spacing w:before="0" w:after="0"/>
      </w:pPr>
      <w:bookmarkStart w:id="107" w:name="_Toc430524607"/>
      <w:bookmarkStart w:id="108" w:name="_Toc430524883"/>
      <w:bookmarkStart w:id="109" w:name="_Toc430860501"/>
      <w:r w:rsidRPr="00EC0D0F">
        <w:t>Requirements Specification Document</w:t>
      </w:r>
      <w:bookmarkEnd w:id="107"/>
      <w:bookmarkEnd w:id="108"/>
      <w:bookmarkEnd w:id="109"/>
    </w:p>
    <w:p w:rsidR="005D0997" w:rsidRDefault="005D0997" w:rsidP="005D0997">
      <w:pPr>
        <w:pStyle w:val="BITSBody"/>
        <w:spacing w:after="0"/>
      </w:pPr>
      <w:r>
        <w:t>The BITS Team develops the OneVA Pharmacy Implementation solution through an Agile Process we starts with the capture, documentation, and refinement of stakeholder requirements in order to establish a product backlog.  The requirements are clear in direction and content as provided. We have a Change Management (CM) process and should expansion or adjustment of the requirement arise, we employ that process to rapidly validate, communicate and provide a Risk Analysis to substantial changes. OneVA is largely agreed upon, is short fused and many of the CM factors may be moved into “future.” Our base document is the Business Requirements Document for the production ready version of the OneVA Pharmacy solution. This is synchronized through the Requirements Traceability Matrix (RTM) and the RSD and is managed through CM.  By documenting the functional and non-functional requirements in the Rational Requirements.</w:t>
      </w:r>
    </w:p>
    <w:p w:rsidR="005D0997" w:rsidRDefault="005D0997" w:rsidP="005D0997">
      <w:pPr>
        <w:pStyle w:val="BITSBody"/>
        <w:spacing w:after="0"/>
      </w:pPr>
      <w:r>
        <w:t xml:space="preserve"> </w:t>
      </w:r>
    </w:p>
    <w:p w:rsidR="005D0997" w:rsidRDefault="005D0997" w:rsidP="005D0997">
      <w:pPr>
        <w:pStyle w:val="BITSBody"/>
      </w:pPr>
      <w:r>
        <w:t xml:space="preserve">Composer and a Requirements Specification Document as defined by the </w:t>
      </w:r>
      <w:r w:rsidR="00D606F4" w:rsidRPr="00042217">
        <w:rPr>
          <w:highlight w:val="yellow"/>
          <w:rPrChange w:id="110" w:author="Author">
            <w:rPr/>
          </w:rPrChange>
        </w:rPr>
        <w:t>modified</w:t>
      </w:r>
      <w:r w:rsidR="00D606F4">
        <w:t xml:space="preserve"> </w:t>
      </w:r>
      <w:r>
        <w:t>ProPath template. The requirements once collected, refined, and documented become part of the RSD (</w:t>
      </w:r>
      <w:r w:rsidRPr="00080C19">
        <w:rPr>
          <w:rFonts w:ascii="Arial" w:eastAsia="Times New Roman" w:hAnsi="Arial" w:cs="Arial"/>
          <w:i/>
          <w:iCs w:val="0"/>
          <w:color w:val="002060"/>
          <w:sz w:val="22"/>
          <w:szCs w:val="22"/>
        </w:rPr>
        <w:t>Deliverable 5.2.</w:t>
      </w:r>
      <w:r>
        <w:rPr>
          <w:rFonts w:ascii="Arial" w:eastAsia="Times New Roman" w:hAnsi="Arial" w:cs="Arial"/>
          <w:i/>
          <w:iCs w:val="0"/>
          <w:color w:val="002060"/>
          <w:sz w:val="22"/>
          <w:szCs w:val="22"/>
        </w:rPr>
        <w:t>A</w:t>
      </w:r>
      <w:r>
        <w:rPr>
          <w:b/>
          <w:szCs w:val="20"/>
        </w:rPr>
        <w:t>)</w:t>
      </w:r>
      <w:r>
        <w:t xml:space="preserve"> and signatures are obtained signing off on the final set of requirements to be implemented as part of the project.  The RSD is updated with the requirements. Epics, User Stories, and Tasks will be created to track the progress of development throughout the project. Tasks will include development, documentation, and testing for both the VistA and non-VistA requirements. Once a task is complete, it will be marked as either ‘Ready for review’, or ‘Done’, and text will be added to the task indicating what the solution is.</w:t>
      </w:r>
    </w:p>
    <w:p w:rsidR="005D0997" w:rsidRDefault="005D0997" w:rsidP="005D0997">
      <w:pPr>
        <w:pStyle w:val="Heading3"/>
      </w:pPr>
      <w:bookmarkStart w:id="111" w:name="_Toc430524608"/>
      <w:bookmarkStart w:id="112" w:name="_Toc430524884"/>
      <w:bookmarkStart w:id="113" w:name="_Toc430860502"/>
      <w:r w:rsidRPr="00EC0D0F">
        <w:t xml:space="preserve">Entry of </w:t>
      </w:r>
      <w:r>
        <w:t>R</w:t>
      </w:r>
      <w:r w:rsidRPr="00EC0D0F">
        <w:t xml:space="preserve">equirements, </w:t>
      </w:r>
      <w:r>
        <w:t>U</w:t>
      </w:r>
      <w:r w:rsidRPr="00EC0D0F">
        <w:t xml:space="preserve">ser </w:t>
      </w:r>
      <w:r>
        <w:t>S</w:t>
      </w:r>
      <w:r w:rsidRPr="00EC0D0F">
        <w:t xml:space="preserve">tories and </w:t>
      </w:r>
      <w:r>
        <w:t>T</w:t>
      </w:r>
      <w:r w:rsidRPr="00EC0D0F">
        <w:t>asks</w:t>
      </w:r>
      <w:bookmarkEnd w:id="111"/>
      <w:bookmarkEnd w:id="112"/>
      <w:bookmarkEnd w:id="113"/>
    </w:p>
    <w:p w:rsidR="005D0997" w:rsidRDefault="005D0997" w:rsidP="00823F36">
      <w:pPr>
        <w:pStyle w:val="BITSBody"/>
        <w:spacing w:after="0"/>
      </w:pPr>
      <w:r>
        <w:t>The BITS Team uses the finalized set of requirements as its products backlog, from which it derives and builds EPICs and User Stories, and creates both the technical and testing tasks required to design, implement and deploy the set of operational capabilities for each sprint performed under the OneVA Program. We document the EPICS, User Stories, and tasks within the RTC</w:t>
      </w:r>
      <w:r w:rsidRPr="00904EE4">
        <w:t xml:space="preserve"> </w:t>
      </w:r>
      <w:r>
        <w:t>(</w:t>
      </w:r>
      <w:r w:rsidRPr="00080C19">
        <w:rPr>
          <w:rFonts w:ascii="Arial" w:eastAsia="Times New Roman" w:hAnsi="Arial" w:cs="Arial"/>
          <w:i/>
          <w:iCs w:val="0"/>
          <w:color w:val="002060"/>
          <w:sz w:val="22"/>
          <w:szCs w:val="22"/>
        </w:rPr>
        <w:t>Deliverable 5.2.</w:t>
      </w:r>
      <w:r>
        <w:rPr>
          <w:rFonts w:ascii="Arial" w:eastAsia="Times New Roman" w:hAnsi="Arial" w:cs="Arial"/>
          <w:i/>
          <w:iCs w:val="0"/>
          <w:color w:val="002060"/>
          <w:sz w:val="22"/>
          <w:szCs w:val="22"/>
        </w:rPr>
        <w:t>B</w:t>
      </w:r>
      <w:r>
        <w:rPr>
          <w:b/>
          <w:szCs w:val="20"/>
        </w:rPr>
        <w:t>)</w:t>
      </w:r>
      <w:r>
        <w:t>. During Sprint Planning, we measure tasks by shirt sizes (Small, Medium, and Large), with each size representing an anticipated block of work in hours with a large task not exceeding 8 hours of work. From our prior work, developing the proof of concept, the BITS team worked with functional stakeholders on two major EPICs to prove the feasibility and capabilities of the OneVA Solution and approach. The first of these EPICs focused on the ability of remote VistA instances to query, find, and view locally the set of active prescriptions available to the patient from across the VA enterprise. The second EPIC explored the ability to act on an order remotely (from a non-originating system), to fill and dispense the prescription locally. This effort resulted in User Stories of acting remotely on the order by decrementing a refill count on the originating system and then providing information about the dispensed order. We developed additional user stories of finding the drug in the fulfilling system, printing labels, and decrementing the inventory, along with exercising the existing workflows for dispensing a drug, as if the order had originated from the dispensing VistA.</w:t>
      </w:r>
    </w:p>
    <w:p w:rsidR="00823F36" w:rsidRDefault="00823F36" w:rsidP="00823F36">
      <w:pPr>
        <w:pStyle w:val="BITSBody"/>
        <w:spacing w:after="0"/>
      </w:pPr>
    </w:p>
    <w:p w:rsidR="005D0997" w:rsidRDefault="005D0997" w:rsidP="00823F36">
      <w:pPr>
        <w:pStyle w:val="BITSBody"/>
        <w:spacing w:after="0"/>
      </w:pPr>
      <w:r>
        <w:t>These Epics and Use Cases are expanded on, hardened, and finalized as part of developing the production ready solution, and serve as initial use cases for testing and verifying the new system’s functionality. The BITS Team ensures gathering all functional and non-functional requirements by meeting with the project stakeholders. Once all requirements are identified and approved, they are entered into Rational Requirements Composed (RRC) for tracking.</w:t>
      </w:r>
    </w:p>
    <w:p w:rsidR="005D0997" w:rsidRDefault="005D0997" w:rsidP="005D0997">
      <w:pPr>
        <w:pStyle w:val="BITSBody"/>
        <w:spacing w:after="0"/>
      </w:pPr>
    </w:p>
    <w:p w:rsidR="005D0997" w:rsidRDefault="005D0997" w:rsidP="005D0997">
      <w:pPr>
        <w:pStyle w:val="Heading3"/>
        <w:spacing w:before="0" w:after="0"/>
      </w:pPr>
      <w:bookmarkStart w:id="114" w:name="_Toc430524609"/>
      <w:bookmarkStart w:id="115" w:name="_Toc430524885"/>
      <w:bookmarkStart w:id="116" w:name="_Toc430860503"/>
      <w:r w:rsidRPr="00EC0D0F">
        <w:t>System Design Document</w:t>
      </w:r>
      <w:bookmarkEnd w:id="114"/>
      <w:bookmarkEnd w:id="115"/>
      <w:bookmarkEnd w:id="116"/>
    </w:p>
    <w:p w:rsidR="005D0997" w:rsidRDefault="005D0997" w:rsidP="005D0997">
      <w:pPr>
        <w:pStyle w:val="BITSBody"/>
        <w:spacing w:after="0"/>
      </w:pPr>
      <w:r>
        <w:t>As the BITS Team performs each sprint, and brings the prototype solution to a production level ready state, it documents the designs, workflows, data structures, messages, and configurations of software components in the System Design Document (SDD) (</w:t>
      </w:r>
      <w:r w:rsidRPr="00080C19">
        <w:rPr>
          <w:rFonts w:ascii="Arial" w:eastAsia="Times New Roman" w:hAnsi="Arial" w:cs="Arial"/>
          <w:i/>
          <w:iCs w:val="0"/>
          <w:color w:val="002060"/>
          <w:sz w:val="22"/>
          <w:szCs w:val="22"/>
        </w:rPr>
        <w:t>Deliverable 5.2.</w:t>
      </w:r>
      <w:r w:rsidRPr="00904EE4">
        <w:rPr>
          <w:rFonts w:ascii="Arial" w:eastAsia="Times New Roman" w:hAnsi="Arial" w:cs="Arial"/>
          <w:i/>
          <w:iCs w:val="0"/>
          <w:color w:val="002060"/>
          <w:sz w:val="22"/>
          <w:szCs w:val="22"/>
        </w:rPr>
        <w:t>C</w:t>
      </w:r>
      <w:r w:rsidRPr="00904EE4">
        <w:rPr>
          <w:szCs w:val="20"/>
        </w:rPr>
        <w:t>)</w:t>
      </w:r>
      <w:r w:rsidRPr="00904EE4">
        <w:t>.</w:t>
      </w:r>
      <w:r>
        <w:t xml:space="preserve">  The BITS team iterates this document, building and enhancing the solution as each sprint is completed, and documenting that requirement, and its associated test cases, and the improved design through each release. The BITS Team presents the solution, architecture, workflows, and design to the stakeholders during sprint reviews, and to other review boards including the Architecture and Engineering Review Board, and OI&amp;T Service Delivery and Engineering Reviews. The BITS Team uses the approved SDD ProPath template for documenting its designs.  To ensure that the OneVA Pharmacy solution can proceed through a delivery</w:t>
      </w:r>
      <w:r w:rsidRPr="003E43C2">
        <w:t xml:space="preserve"> </w:t>
      </w:r>
      <w:r>
        <w:t>review, the BITS Team develops the following artifacts: Acceptance Criteria Plan (ACP), ESE Release Readiness Office Registration Form, Enterprise Operations Intake Form, Testing Intake Form, ASSESS Form, Assumptions Verification Letter, Field Operations Resource Request Form, Operational Acceptance Plan, SEDR Request Form, ETA Compliance Checklist, and Requirements Traceability Matrix (RTM).  In developing these assets the team presents interim versions for periodic review and discussion with the government and stakeholders, throughout the lifecycle of the project.</w:t>
      </w:r>
    </w:p>
    <w:p w:rsidR="005D0997" w:rsidRDefault="005D0997" w:rsidP="005D0997">
      <w:pPr>
        <w:pStyle w:val="BITSBody"/>
        <w:spacing w:after="0"/>
      </w:pPr>
    </w:p>
    <w:p w:rsidR="005D0997" w:rsidRPr="009565D8" w:rsidRDefault="005D0997" w:rsidP="005D0997">
      <w:pPr>
        <w:rPr>
          <w:rFonts w:ascii="Arial" w:hAnsi="Arial" w:cs="Arial"/>
          <w:b/>
          <w:color w:val="002060"/>
          <w:sz w:val="22"/>
        </w:rPr>
      </w:pPr>
      <w:r w:rsidRPr="009565D8">
        <w:rPr>
          <w:rFonts w:ascii="Arial" w:hAnsi="Arial" w:cs="Arial"/>
          <w:b/>
          <w:color w:val="002060"/>
          <w:sz w:val="22"/>
        </w:rPr>
        <w:t xml:space="preserve">Resources </w:t>
      </w:r>
      <w:r>
        <w:rPr>
          <w:rFonts w:ascii="Arial" w:hAnsi="Arial" w:cs="Arial"/>
          <w:b/>
          <w:color w:val="002060"/>
          <w:sz w:val="22"/>
        </w:rPr>
        <w:t>S</w:t>
      </w:r>
      <w:r w:rsidRPr="009565D8">
        <w:rPr>
          <w:rFonts w:ascii="Arial" w:hAnsi="Arial" w:cs="Arial"/>
          <w:b/>
          <w:color w:val="002060"/>
          <w:sz w:val="22"/>
        </w:rPr>
        <w:t xml:space="preserve">upporting </w:t>
      </w:r>
      <w:r w:rsidRPr="0007380D">
        <w:rPr>
          <w:rFonts w:ascii="Arial" w:hAnsi="Arial" w:cs="Arial"/>
          <w:b/>
          <w:color w:val="002060"/>
          <w:sz w:val="22"/>
        </w:rPr>
        <w:t>Software Development 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9"/>
        <w:gridCol w:w="1031"/>
      </w:tblGrid>
      <w:tr w:rsidR="005D0997" w:rsidRPr="005A107E" w:rsidTr="00A06A58">
        <w:trPr>
          <w:trHeight w:val="445"/>
          <w:tblHeader/>
          <w:jc w:val="center"/>
        </w:trPr>
        <w:tc>
          <w:tcPr>
            <w:tcW w:w="8319" w:type="dxa"/>
            <w:tcBorders>
              <w:bottom w:val="single" w:sz="4" w:space="0" w:color="auto"/>
            </w:tcBorders>
            <w:shd w:val="clear" w:color="auto" w:fill="002060"/>
            <w:noWrap/>
            <w:vAlign w:val="center"/>
            <w:hideMark/>
          </w:tcPr>
          <w:p w:rsidR="005D0997" w:rsidRPr="005A107E" w:rsidRDefault="005D0997" w:rsidP="009B47A7">
            <w:pPr>
              <w:pStyle w:val="TableTextArial10"/>
              <w:jc w:val="center"/>
              <w:rPr>
                <w:b/>
                <w:szCs w:val="20"/>
              </w:rPr>
            </w:pPr>
            <w:r w:rsidRPr="005A107E">
              <w:rPr>
                <w:b/>
                <w:szCs w:val="20"/>
              </w:rPr>
              <w:t>Labor Categories</w:t>
            </w:r>
          </w:p>
        </w:tc>
        <w:tc>
          <w:tcPr>
            <w:tcW w:w="1031" w:type="dxa"/>
            <w:tcBorders>
              <w:bottom w:val="single" w:sz="4" w:space="0" w:color="auto"/>
            </w:tcBorders>
            <w:shd w:val="clear" w:color="000000" w:fill="002060"/>
            <w:vAlign w:val="center"/>
          </w:tcPr>
          <w:p w:rsidR="005D0997" w:rsidRPr="005A107E" w:rsidRDefault="005D0997" w:rsidP="009B47A7">
            <w:pPr>
              <w:pStyle w:val="TableTextArial10"/>
              <w:jc w:val="center"/>
              <w:rPr>
                <w:b/>
                <w:szCs w:val="20"/>
              </w:rPr>
            </w:pPr>
            <w:r w:rsidRPr="005A107E">
              <w:rPr>
                <w:b/>
                <w:szCs w:val="20"/>
              </w:rPr>
              <w:t>Task</w:t>
            </w:r>
          </w:p>
          <w:p w:rsidR="005D0997" w:rsidRPr="005A107E" w:rsidRDefault="005D0997" w:rsidP="009B47A7">
            <w:pPr>
              <w:pStyle w:val="TableTextArial10"/>
              <w:jc w:val="center"/>
              <w:rPr>
                <w:b/>
                <w:szCs w:val="20"/>
              </w:rPr>
            </w:pPr>
            <w:r w:rsidRPr="005A107E">
              <w:rPr>
                <w:b/>
                <w:szCs w:val="20"/>
              </w:rPr>
              <w:t>2</w:t>
            </w:r>
          </w:p>
        </w:tc>
      </w:tr>
      <w:tr w:rsidR="008B77EF" w:rsidRPr="005A107E" w:rsidTr="00A06A58">
        <w:trPr>
          <w:trHeight w:val="107"/>
          <w:jc w:val="center"/>
        </w:trPr>
        <w:tc>
          <w:tcPr>
            <w:tcW w:w="8319" w:type="dxa"/>
            <w:shd w:val="clear" w:color="auto" w:fill="FFFFFF" w:themeFill="background1"/>
            <w:noWrap/>
          </w:tcPr>
          <w:p w:rsidR="008B77EF" w:rsidRPr="005A107E" w:rsidRDefault="008B77EF" w:rsidP="008B77EF">
            <w:pPr>
              <w:pStyle w:val="TableTextArial10"/>
              <w:rPr>
                <w:szCs w:val="20"/>
              </w:rPr>
            </w:pPr>
            <w:r>
              <w:t>Technical/Project Manager</w:t>
            </w:r>
            <w:r w:rsidRPr="002456DD">
              <w:t xml:space="preserve"> </w:t>
            </w:r>
          </w:p>
        </w:tc>
        <w:tc>
          <w:tcPr>
            <w:tcW w:w="1031" w:type="dxa"/>
            <w:shd w:val="clear" w:color="auto" w:fill="FFFFFF" w:themeFill="background1"/>
          </w:tcPr>
          <w:p w:rsidR="008B77EF" w:rsidRPr="00D606F4" w:rsidRDefault="008B77EF" w:rsidP="008B77EF">
            <w:pPr>
              <w:pStyle w:val="TableTextArial10"/>
              <w:jc w:val="center"/>
              <w:rPr>
                <w:color w:val="000000"/>
                <w:szCs w:val="20"/>
                <w:highlight w:val="yellow"/>
              </w:rPr>
            </w:pPr>
            <w:r w:rsidRPr="00D606F4">
              <w:rPr>
                <w:highlight w:val="yellow"/>
              </w:rPr>
              <w:t>120</w:t>
            </w:r>
          </w:p>
        </w:tc>
      </w:tr>
      <w:tr w:rsidR="008B77EF" w:rsidRPr="005A107E" w:rsidTr="00A06A58">
        <w:trPr>
          <w:trHeight w:val="264"/>
          <w:jc w:val="center"/>
        </w:trPr>
        <w:tc>
          <w:tcPr>
            <w:tcW w:w="8319" w:type="dxa"/>
            <w:tcBorders>
              <w:bottom w:val="single" w:sz="4" w:space="0" w:color="auto"/>
            </w:tcBorders>
            <w:shd w:val="clear" w:color="auto" w:fill="DDD9C3" w:themeFill="background2" w:themeFillShade="E6"/>
            <w:noWrap/>
          </w:tcPr>
          <w:p w:rsidR="008B77EF" w:rsidRPr="00C65478" w:rsidRDefault="008B77EF" w:rsidP="008B77EF">
            <w:pPr>
              <w:pStyle w:val="TableTextArial10"/>
              <w:rPr>
                <w:szCs w:val="20"/>
              </w:rPr>
            </w:pPr>
            <w:r>
              <w:rPr>
                <w:szCs w:val="20"/>
              </w:rPr>
              <w:t>SME-I</w:t>
            </w:r>
          </w:p>
        </w:tc>
        <w:tc>
          <w:tcPr>
            <w:tcW w:w="1031" w:type="dxa"/>
            <w:tcBorders>
              <w:bottom w:val="single" w:sz="4" w:space="0" w:color="auto"/>
            </w:tcBorders>
            <w:shd w:val="clear" w:color="auto" w:fill="DDD9C3" w:themeFill="background2" w:themeFillShade="E6"/>
          </w:tcPr>
          <w:p w:rsidR="008B77EF" w:rsidRPr="00D606F4" w:rsidRDefault="008B77EF" w:rsidP="008B77EF">
            <w:pPr>
              <w:pStyle w:val="TableTextArial10"/>
              <w:jc w:val="center"/>
              <w:rPr>
                <w:color w:val="000000"/>
                <w:szCs w:val="20"/>
                <w:highlight w:val="yellow"/>
              </w:rPr>
            </w:pPr>
            <w:r w:rsidRPr="00D606F4">
              <w:rPr>
                <w:highlight w:val="yellow"/>
              </w:rPr>
              <w:t>140</w:t>
            </w:r>
          </w:p>
        </w:tc>
      </w:tr>
      <w:tr w:rsidR="008B77EF" w:rsidTr="00A06A58">
        <w:trPr>
          <w:trHeight w:val="264"/>
          <w:jc w:val="center"/>
        </w:trPr>
        <w:tc>
          <w:tcPr>
            <w:tcW w:w="8319" w:type="dxa"/>
            <w:tcBorders>
              <w:bottom w:val="single" w:sz="4" w:space="0" w:color="auto"/>
            </w:tcBorders>
            <w:shd w:val="clear" w:color="auto" w:fill="auto"/>
            <w:noWrap/>
          </w:tcPr>
          <w:p w:rsidR="008B77EF" w:rsidRDefault="008B77EF" w:rsidP="008B77EF">
            <w:pPr>
              <w:pStyle w:val="TableTextArial10"/>
              <w:rPr>
                <w:szCs w:val="20"/>
              </w:rPr>
            </w:pPr>
            <w:r>
              <w:rPr>
                <w:szCs w:val="20"/>
              </w:rPr>
              <w:t>System Architect</w:t>
            </w:r>
          </w:p>
        </w:tc>
        <w:tc>
          <w:tcPr>
            <w:tcW w:w="1031" w:type="dxa"/>
            <w:tcBorders>
              <w:bottom w:val="single" w:sz="4" w:space="0" w:color="auto"/>
            </w:tcBorders>
            <w:shd w:val="clear" w:color="auto" w:fill="auto"/>
          </w:tcPr>
          <w:p w:rsidR="008B77EF" w:rsidRPr="00D606F4" w:rsidRDefault="008B77EF" w:rsidP="008B77EF">
            <w:pPr>
              <w:pStyle w:val="TableTextArial10"/>
              <w:jc w:val="center"/>
              <w:rPr>
                <w:highlight w:val="yellow"/>
              </w:rPr>
            </w:pPr>
            <w:r w:rsidRPr="00D606F4">
              <w:rPr>
                <w:highlight w:val="yellow"/>
              </w:rPr>
              <w:t>160</w:t>
            </w:r>
          </w:p>
        </w:tc>
      </w:tr>
      <w:tr w:rsidR="008B77EF" w:rsidRPr="005A107E" w:rsidTr="00A06A58">
        <w:trPr>
          <w:trHeight w:val="264"/>
          <w:jc w:val="center"/>
        </w:trPr>
        <w:tc>
          <w:tcPr>
            <w:tcW w:w="8319" w:type="dxa"/>
            <w:tcBorders>
              <w:bottom w:val="single" w:sz="4" w:space="0" w:color="auto"/>
            </w:tcBorders>
            <w:shd w:val="clear" w:color="auto" w:fill="DDD9C3" w:themeFill="background2" w:themeFillShade="E6"/>
            <w:noWrap/>
          </w:tcPr>
          <w:p w:rsidR="008B77EF" w:rsidRPr="005A107E" w:rsidRDefault="008B77EF" w:rsidP="008B77EF">
            <w:pPr>
              <w:pStyle w:val="TableTextArial10"/>
              <w:rPr>
                <w:szCs w:val="20"/>
              </w:rPr>
            </w:pPr>
            <w:r>
              <w:t>Vista</w:t>
            </w:r>
            <w:r w:rsidRPr="002456DD">
              <w:t xml:space="preserve"> Developer</w:t>
            </w:r>
          </w:p>
        </w:tc>
        <w:tc>
          <w:tcPr>
            <w:tcW w:w="1031" w:type="dxa"/>
            <w:tcBorders>
              <w:bottom w:val="single" w:sz="4" w:space="0" w:color="auto"/>
            </w:tcBorders>
            <w:shd w:val="clear" w:color="auto" w:fill="DDD9C3" w:themeFill="background2" w:themeFillShade="E6"/>
          </w:tcPr>
          <w:p w:rsidR="008B77EF" w:rsidRPr="00D606F4" w:rsidRDefault="008B77EF" w:rsidP="008B77EF">
            <w:pPr>
              <w:pStyle w:val="TableTextArial10"/>
              <w:jc w:val="center"/>
              <w:rPr>
                <w:color w:val="000000"/>
                <w:szCs w:val="20"/>
                <w:highlight w:val="yellow"/>
              </w:rPr>
            </w:pPr>
            <w:r w:rsidRPr="00D606F4">
              <w:rPr>
                <w:highlight w:val="yellow"/>
              </w:rPr>
              <w:t>160</w:t>
            </w:r>
          </w:p>
        </w:tc>
      </w:tr>
      <w:tr w:rsidR="008B77EF" w:rsidRPr="005A107E" w:rsidTr="00A06A58">
        <w:trPr>
          <w:trHeight w:val="264"/>
          <w:jc w:val="center"/>
        </w:trPr>
        <w:tc>
          <w:tcPr>
            <w:tcW w:w="8319" w:type="dxa"/>
            <w:shd w:val="clear" w:color="auto" w:fill="auto"/>
            <w:noWrap/>
          </w:tcPr>
          <w:p w:rsidR="008B77EF" w:rsidRPr="005A107E" w:rsidRDefault="008B77EF" w:rsidP="008B77EF">
            <w:pPr>
              <w:pStyle w:val="TableTextArial10"/>
              <w:rPr>
                <w:szCs w:val="20"/>
              </w:rPr>
            </w:pPr>
            <w:r>
              <w:t>Project Coordinator</w:t>
            </w:r>
          </w:p>
        </w:tc>
        <w:tc>
          <w:tcPr>
            <w:tcW w:w="1031" w:type="dxa"/>
            <w:shd w:val="clear" w:color="auto" w:fill="auto"/>
          </w:tcPr>
          <w:p w:rsidR="008B77EF" w:rsidRPr="00D606F4" w:rsidRDefault="008B77EF" w:rsidP="008B77EF">
            <w:pPr>
              <w:pStyle w:val="TableTextArial10"/>
              <w:jc w:val="center"/>
              <w:rPr>
                <w:i/>
                <w:color w:val="000000"/>
                <w:szCs w:val="20"/>
                <w:highlight w:val="yellow"/>
              </w:rPr>
            </w:pPr>
            <w:r w:rsidRPr="00D606F4">
              <w:rPr>
                <w:highlight w:val="yellow"/>
              </w:rPr>
              <w:t>120</w:t>
            </w:r>
          </w:p>
        </w:tc>
      </w:tr>
      <w:tr w:rsidR="008B77EF" w:rsidRPr="005A107E" w:rsidTr="00A06A58">
        <w:trPr>
          <w:trHeight w:val="264"/>
          <w:jc w:val="center"/>
        </w:trPr>
        <w:tc>
          <w:tcPr>
            <w:tcW w:w="8319" w:type="dxa"/>
            <w:shd w:val="clear" w:color="auto" w:fill="DDD9C3" w:themeFill="background2" w:themeFillShade="E6"/>
            <w:noWrap/>
          </w:tcPr>
          <w:p w:rsidR="008B77EF" w:rsidRPr="005A107E" w:rsidRDefault="008B77EF" w:rsidP="008B77EF">
            <w:pPr>
              <w:pStyle w:val="TableTextArial10"/>
              <w:rPr>
                <w:szCs w:val="20"/>
              </w:rPr>
            </w:pPr>
            <w:r>
              <w:t>Trainer/Tech Editor</w:t>
            </w:r>
          </w:p>
        </w:tc>
        <w:tc>
          <w:tcPr>
            <w:tcW w:w="1031" w:type="dxa"/>
            <w:shd w:val="clear" w:color="auto" w:fill="DDD9C3" w:themeFill="background2" w:themeFillShade="E6"/>
          </w:tcPr>
          <w:p w:rsidR="008B77EF" w:rsidRPr="00D606F4" w:rsidRDefault="008B77EF" w:rsidP="008B77EF">
            <w:pPr>
              <w:pStyle w:val="TableTextArial10"/>
              <w:jc w:val="center"/>
              <w:rPr>
                <w:i/>
                <w:color w:val="000000"/>
                <w:szCs w:val="20"/>
                <w:highlight w:val="yellow"/>
              </w:rPr>
            </w:pPr>
            <w:r w:rsidRPr="00D606F4">
              <w:rPr>
                <w:highlight w:val="yellow"/>
              </w:rPr>
              <w:t>120</w:t>
            </w:r>
          </w:p>
        </w:tc>
      </w:tr>
      <w:tr w:rsidR="008B77EF" w:rsidRPr="005A107E" w:rsidTr="00A06A58">
        <w:trPr>
          <w:trHeight w:val="264"/>
          <w:jc w:val="center"/>
        </w:trPr>
        <w:tc>
          <w:tcPr>
            <w:tcW w:w="8319" w:type="dxa"/>
            <w:shd w:val="clear" w:color="auto" w:fill="auto"/>
            <w:noWrap/>
          </w:tcPr>
          <w:p w:rsidR="008B77EF" w:rsidRPr="005A107E" w:rsidRDefault="008B77EF" w:rsidP="008B77EF">
            <w:pPr>
              <w:pStyle w:val="TableTextArial10"/>
              <w:rPr>
                <w:szCs w:val="20"/>
              </w:rPr>
            </w:pPr>
            <w:r>
              <w:t>QA Tester</w:t>
            </w:r>
          </w:p>
        </w:tc>
        <w:tc>
          <w:tcPr>
            <w:tcW w:w="1031" w:type="dxa"/>
            <w:shd w:val="clear" w:color="auto" w:fill="auto"/>
          </w:tcPr>
          <w:p w:rsidR="008B77EF" w:rsidRPr="00D606F4" w:rsidRDefault="008B77EF" w:rsidP="008B77EF">
            <w:pPr>
              <w:pStyle w:val="TableTextArial10"/>
              <w:jc w:val="center"/>
              <w:rPr>
                <w:i/>
                <w:color w:val="000000"/>
                <w:szCs w:val="20"/>
                <w:highlight w:val="yellow"/>
              </w:rPr>
            </w:pPr>
            <w:r w:rsidRPr="00D606F4">
              <w:rPr>
                <w:highlight w:val="yellow"/>
              </w:rPr>
              <w:t>220</w:t>
            </w:r>
          </w:p>
        </w:tc>
      </w:tr>
      <w:tr w:rsidR="008B77EF" w:rsidRPr="005A107E" w:rsidTr="00A06A58">
        <w:trPr>
          <w:trHeight w:val="264"/>
          <w:jc w:val="center"/>
        </w:trPr>
        <w:tc>
          <w:tcPr>
            <w:tcW w:w="8319" w:type="dxa"/>
            <w:shd w:val="clear" w:color="auto" w:fill="DDD9C3" w:themeFill="background2" w:themeFillShade="E6"/>
            <w:noWrap/>
          </w:tcPr>
          <w:p w:rsidR="008B77EF" w:rsidRPr="005A107E" w:rsidRDefault="008B77EF" w:rsidP="008B77EF">
            <w:pPr>
              <w:pStyle w:val="TableTextArial10"/>
              <w:rPr>
                <w:b/>
                <w:i/>
                <w:szCs w:val="20"/>
              </w:rPr>
            </w:pPr>
            <w:r w:rsidRPr="002456DD">
              <w:t xml:space="preserve">Test Lead </w:t>
            </w:r>
          </w:p>
        </w:tc>
        <w:tc>
          <w:tcPr>
            <w:tcW w:w="1031" w:type="dxa"/>
            <w:shd w:val="clear" w:color="auto" w:fill="DDD9C3" w:themeFill="background2" w:themeFillShade="E6"/>
          </w:tcPr>
          <w:p w:rsidR="008B77EF" w:rsidRPr="00D606F4" w:rsidRDefault="008B77EF" w:rsidP="008B77EF">
            <w:pPr>
              <w:pStyle w:val="TableTextArial10"/>
              <w:jc w:val="center"/>
              <w:rPr>
                <w:i/>
                <w:color w:val="000000"/>
                <w:szCs w:val="20"/>
                <w:highlight w:val="yellow"/>
              </w:rPr>
            </w:pPr>
            <w:r w:rsidRPr="00D606F4">
              <w:rPr>
                <w:highlight w:val="yellow"/>
              </w:rPr>
              <w:t>195</w:t>
            </w:r>
          </w:p>
        </w:tc>
      </w:tr>
      <w:tr w:rsidR="008B77EF" w:rsidRPr="005A107E" w:rsidTr="00A06A58">
        <w:trPr>
          <w:trHeight w:val="305"/>
          <w:jc w:val="center"/>
        </w:trPr>
        <w:tc>
          <w:tcPr>
            <w:tcW w:w="8319" w:type="dxa"/>
            <w:shd w:val="clear" w:color="auto" w:fill="auto"/>
            <w:noWrap/>
            <w:vAlign w:val="center"/>
          </w:tcPr>
          <w:p w:rsidR="008B77EF" w:rsidRPr="00662214" w:rsidRDefault="008B77EF" w:rsidP="008B77EF">
            <w:pPr>
              <w:pStyle w:val="TableTextArial10"/>
              <w:rPr>
                <w:b/>
                <w:i/>
                <w:szCs w:val="20"/>
                <w:highlight w:val="yellow"/>
              </w:rPr>
            </w:pPr>
            <w:r w:rsidRPr="00A06A58">
              <w:rPr>
                <w:b/>
                <w:i/>
                <w:szCs w:val="20"/>
              </w:rPr>
              <w:t>Total</w:t>
            </w:r>
          </w:p>
        </w:tc>
        <w:tc>
          <w:tcPr>
            <w:tcW w:w="1031" w:type="dxa"/>
            <w:shd w:val="clear" w:color="auto" w:fill="auto"/>
          </w:tcPr>
          <w:p w:rsidR="008B77EF" w:rsidRPr="00D606F4" w:rsidRDefault="008B77EF" w:rsidP="008B77EF">
            <w:pPr>
              <w:pStyle w:val="TableTextArial10"/>
              <w:jc w:val="center"/>
              <w:rPr>
                <w:i/>
                <w:color w:val="000000"/>
                <w:szCs w:val="20"/>
                <w:highlight w:val="yellow"/>
              </w:rPr>
            </w:pPr>
            <w:r w:rsidRPr="00D606F4">
              <w:rPr>
                <w:highlight w:val="yellow"/>
              </w:rPr>
              <w:t>1235</w:t>
            </w:r>
          </w:p>
        </w:tc>
      </w:tr>
    </w:tbl>
    <w:p w:rsidR="005D0997" w:rsidRDefault="005D0997" w:rsidP="005D0997">
      <w:pPr>
        <w:rPr>
          <w:rFonts w:ascii="Arial" w:hAnsi="Arial" w:cs="Arial"/>
          <w:b/>
          <w:color w:val="002060"/>
          <w:sz w:val="22"/>
        </w:rPr>
      </w:pPr>
      <w:r w:rsidRPr="006F6E19">
        <w:rPr>
          <w:rFonts w:ascii="Arial" w:hAnsi="Arial" w:cs="Arial"/>
          <w:b/>
          <w:color w:val="002060"/>
          <w:sz w:val="22"/>
        </w:rPr>
        <w:t>Deliverables</w:t>
      </w:r>
    </w:p>
    <w:tbl>
      <w:tblPr>
        <w:tblStyle w:val="TableGrid"/>
        <w:tblW w:w="5000" w:type="pct"/>
        <w:tblInd w:w="-5" w:type="dxa"/>
        <w:tblLook w:val="04A0" w:firstRow="1" w:lastRow="0" w:firstColumn="1" w:lastColumn="0" w:noHBand="0" w:noVBand="1"/>
      </w:tblPr>
      <w:tblGrid>
        <w:gridCol w:w="925"/>
        <w:gridCol w:w="4604"/>
        <w:gridCol w:w="1381"/>
        <w:gridCol w:w="2666"/>
      </w:tblGrid>
      <w:tr w:rsidR="005D0997" w:rsidRPr="00EC0D0F" w:rsidTr="00046B44">
        <w:tc>
          <w:tcPr>
            <w:tcW w:w="483"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Task</w:t>
            </w:r>
          </w:p>
        </w:tc>
        <w:tc>
          <w:tcPr>
            <w:tcW w:w="2404"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Description</w:t>
            </w:r>
          </w:p>
        </w:tc>
        <w:tc>
          <w:tcPr>
            <w:tcW w:w="721"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Quantity</w:t>
            </w:r>
          </w:p>
        </w:tc>
        <w:tc>
          <w:tcPr>
            <w:tcW w:w="1392"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Due Date</w:t>
            </w:r>
          </w:p>
        </w:tc>
      </w:tr>
      <w:tr w:rsidR="005D0997" w:rsidRPr="00EC0D0F" w:rsidTr="00046B44">
        <w:tc>
          <w:tcPr>
            <w:tcW w:w="483" w:type="pct"/>
            <w:vAlign w:val="center"/>
          </w:tcPr>
          <w:p w:rsidR="005D0997" w:rsidRPr="00EC0D0F" w:rsidRDefault="005D0997" w:rsidP="009B47A7">
            <w:pPr>
              <w:pStyle w:val="TableTextArial10"/>
              <w:jc w:val="center"/>
              <w:rPr>
                <w:b/>
                <w:szCs w:val="20"/>
              </w:rPr>
            </w:pPr>
            <w:r w:rsidRPr="00EC0D0F">
              <w:rPr>
                <w:b/>
                <w:szCs w:val="20"/>
              </w:rPr>
              <w:t>5.2.A</w:t>
            </w:r>
          </w:p>
        </w:tc>
        <w:tc>
          <w:tcPr>
            <w:tcW w:w="2404" w:type="pct"/>
          </w:tcPr>
          <w:p w:rsidR="005D0997" w:rsidRPr="00D606F4" w:rsidRDefault="005D0997" w:rsidP="009B47A7">
            <w:pPr>
              <w:pStyle w:val="TableTextArial10"/>
              <w:jc w:val="both"/>
              <w:rPr>
                <w:b/>
                <w:szCs w:val="20"/>
                <w:highlight w:val="yellow"/>
              </w:rPr>
            </w:pPr>
            <w:r w:rsidRPr="00D606F4">
              <w:rPr>
                <w:b/>
                <w:szCs w:val="20"/>
                <w:highlight w:val="yellow"/>
              </w:rPr>
              <w:t xml:space="preserve">Requirements Specification Document </w:t>
            </w:r>
            <w:r w:rsidR="007321A9" w:rsidRPr="00D606F4">
              <w:rPr>
                <w:b/>
                <w:szCs w:val="20"/>
                <w:highlight w:val="yellow"/>
              </w:rPr>
              <w:t>that meets the modified ProPath template</w:t>
            </w:r>
          </w:p>
        </w:tc>
        <w:tc>
          <w:tcPr>
            <w:tcW w:w="721" w:type="pct"/>
            <w:vAlign w:val="center"/>
          </w:tcPr>
          <w:p w:rsidR="005D0997" w:rsidRPr="00EC0D0F" w:rsidRDefault="005D0997" w:rsidP="009B47A7">
            <w:pPr>
              <w:pStyle w:val="TableTextArial10"/>
              <w:jc w:val="center"/>
              <w:rPr>
                <w:szCs w:val="20"/>
              </w:rPr>
            </w:pPr>
            <w:r>
              <w:rPr>
                <w:szCs w:val="20"/>
              </w:rPr>
              <w:t>06</w:t>
            </w:r>
          </w:p>
        </w:tc>
        <w:tc>
          <w:tcPr>
            <w:tcW w:w="1392"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 xml:space="preserve">30 days after award and updated monthly </w:t>
            </w:r>
          </w:p>
        </w:tc>
      </w:tr>
      <w:tr w:rsidR="005D0997" w:rsidRPr="00EC0D0F" w:rsidTr="00046B44">
        <w:tc>
          <w:tcPr>
            <w:tcW w:w="483"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5.2.B</w:t>
            </w:r>
          </w:p>
        </w:tc>
        <w:tc>
          <w:tcPr>
            <w:tcW w:w="2404" w:type="pct"/>
            <w:shd w:val="clear" w:color="auto" w:fill="DDD9C3" w:themeFill="background2" w:themeFillShade="E6"/>
          </w:tcPr>
          <w:p w:rsidR="005D0997" w:rsidRPr="00D606F4" w:rsidRDefault="005D0997" w:rsidP="009B47A7">
            <w:pPr>
              <w:pStyle w:val="TableTextArial10"/>
              <w:jc w:val="both"/>
              <w:rPr>
                <w:b/>
                <w:szCs w:val="20"/>
                <w:highlight w:val="yellow"/>
              </w:rPr>
            </w:pPr>
            <w:r w:rsidRPr="00D606F4">
              <w:rPr>
                <w:b/>
                <w:szCs w:val="20"/>
                <w:highlight w:val="yellow"/>
              </w:rPr>
              <w:t>RRC and RTC Entry of requirements, user stories and tasks with proper links established</w:t>
            </w:r>
            <w:r w:rsidR="007321A9" w:rsidRPr="00D606F4">
              <w:rPr>
                <w:b/>
                <w:szCs w:val="20"/>
                <w:highlight w:val="yellow"/>
              </w:rPr>
              <w:t xml:space="preserve"> that meets the modified ProPath template</w:t>
            </w:r>
          </w:p>
        </w:tc>
        <w:tc>
          <w:tcPr>
            <w:tcW w:w="721"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06</w:t>
            </w:r>
          </w:p>
        </w:tc>
        <w:tc>
          <w:tcPr>
            <w:tcW w:w="1392"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award and updated monthly</w:t>
            </w:r>
          </w:p>
        </w:tc>
      </w:tr>
      <w:tr w:rsidR="005D0997" w:rsidRPr="00EC0D0F" w:rsidTr="00046B44">
        <w:tc>
          <w:tcPr>
            <w:tcW w:w="483" w:type="pct"/>
            <w:vAlign w:val="center"/>
          </w:tcPr>
          <w:p w:rsidR="005D0997" w:rsidRPr="00EC0D0F" w:rsidRDefault="005D0997" w:rsidP="009B47A7">
            <w:pPr>
              <w:pStyle w:val="TableTextArial10"/>
              <w:jc w:val="center"/>
              <w:rPr>
                <w:b/>
                <w:szCs w:val="20"/>
              </w:rPr>
            </w:pPr>
            <w:r w:rsidRPr="00EC0D0F">
              <w:rPr>
                <w:b/>
                <w:szCs w:val="20"/>
              </w:rPr>
              <w:t>5.2.C</w:t>
            </w:r>
          </w:p>
        </w:tc>
        <w:tc>
          <w:tcPr>
            <w:tcW w:w="2404" w:type="pct"/>
          </w:tcPr>
          <w:p w:rsidR="005D0997" w:rsidRPr="00EC0D0F" w:rsidRDefault="005D0997" w:rsidP="009B47A7">
            <w:pPr>
              <w:pStyle w:val="TableTextArial10"/>
              <w:jc w:val="both"/>
              <w:rPr>
                <w:b/>
                <w:szCs w:val="20"/>
              </w:rPr>
            </w:pPr>
            <w:r w:rsidRPr="00EC0D0F">
              <w:rPr>
                <w:b/>
                <w:szCs w:val="20"/>
              </w:rPr>
              <w:t xml:space="preserve">System Design Document </w:t>
            </w:r>
          </w:p>
        </w:tc>
        <w:tc>
          <w:tcPr>
            <w:tcW w:w="721" w:type="pct"/>
            <w:vAlign w:val="center"/>
          </w:tcPr>
          <w:p w:rsidR="005D0997" w:rsidRPr="00EC0D0F" w:rsidRDefault="005D0997" w:rsidP="009B47A7">
            <w:pPr>
              <w:pStyle w:val="TableTextArial10"/>
              <w:jc w:val="center"/>
              <w:rPr>
                <w:szCs w:val="20"/>
              </w:rPr>
            </w:pPr>
            <w:r>
              <w:rPr>
                <w:szCs w:val="20"/>
              </w:rPr>
              <w:t>06</w:t>
            </w:r>
          </w:p>
        </w:tc>
        <w:tc>
          <w:tcPr>
            <w:tcW w:w="1392"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30 days after award and updated monthly</w:t>
            </w:r>
          </w:p>
        </w:tc>
      </w:tr>
    </w:tbl>
    <w:p w:rsidR="005D0997" w:rsidRDefault="005D0997" w:rsidP="005D0997">
      <w:pPr>
        <w:spacing w:line="240" w:lineRule="auto"/>
        <w:rPr>
          <w:rFonts w:ascii="Arial" w:hAnsi="Arial" w:cs="Arial"/>
          <w:b/>
          <w:i/>
          <w:color w:val="002060"/>
          <w:sz w:val="22"/>
        </w:rPr>
      </w:pPr>
    </w:p>
    <w:p w:rsidR="00A34B63" w:rsidRDefault="00A34B63" w:rsidP="005D0997">
      <w:pPr>
        <w:spacing w:line="240" w:lineRule="auto"/>
        <w:rPr>
          <w:rFonts w:ascii="Arial" w:hAnsi="Arial" w:cs="Arial"/>
          <w:b/>
          <w:i/>
          <w:color w:val="002060"/>
          <w:sz w:val="22"/>
        </w:rPr>
      </w:pPr>
    </w:p>
    <w:p w:rsidR="005D0997" w:rsidRDefault="005D0997" w:rsidP="005D0997">
      <w:pPr>
        <w:pStyle w:val="Heading2"/>
        <w:spacing w:before="0" w:after="0"/>
      </w:pPr>
      <w:bookmarkStart w:id="117" w:name="_Toc430524610"/>
      <w:bookmarkStart w:id="118" w:name="_Toc430524886"/>
      <w:bookmarkStart w:id="119" w:name="_Toc430860504"/>
      <w:r>
        <w:t>Task 3: Software Development</w:t>
      </w:r>
      <w:bookmarkEnd w:id="117"/>
      <w:bookmarkEnd w:id="118"/>
      <w:bookmarkEnd w:id="119"/>
      <w:r>
        <w:t xml:space="preserve">  </w:t>
      </w:r>
    </w:p>
    <w:p w:rsidR="00046B44" w:rsidRDefault="00046B44" w:rsidP="005D0997">
      <w:pPr>
        <w:pStyle w:val="BITSBody"/>
        <w:spacing w:after="0"/>
      </w:pPr>
    </w:p>
    <w:p w:rsidR="005D0997" w:rsidRDefault="005D0997" w:rsidP="005D0997">
      <w:pPr>
        <w:pStyle w:val="BITSBody"/>
        <w:spacing w:after="0"/>
      </w:pPr>
      <w:r>
        <w:t xml:space="preserve">Upon completing the development planning task, the BITS Team builds upon the original prototype solution for OneVA Pharmacy and </w:t>
      </w:r>
      <w:r w:rsidRPr="00D606F4">
        <w:rPr>
          <w:highlight w:val="yellow"/>
        </w:rPr>
        <w:t>develops the version</w:t>
      </w:r>
      <w:r w:rsidR="00452F52" w:rsidRPr="00D606F4">
        <w:rPr>
          <w:highlight w:val="yellow"/>
        </w:rPr>
        <w:t xml:space="preserve"> ready for introduction to Vista Intake Program</w:t>
      </w:r>
      <w:r w:rsidRPr="00D606F4">
        <w:rPr>
          <w:highlight w:val="yellow"/>
        </w:rPr>
        <w:t>.</w:t>
      </w:r>
      <w:r>
        <w:t xml:space="preserve"> As an initial step toward developing the solution, the team identifies gaps in the current prototype, against the finalized set of requirements.  This includes re-evaluating the messages used, terminology sets used for exchanging prescription information, and the data workflows used in the VA Innovation Center (VAIC), against the actual VA enterprise. As an example, we recognize that the developing the production solution requires the implementing more robust error handling and recovery, should the enterprise deployment find unreachable systems, when performing a write or update to a prescription from a remote filling system. We also recognize that the deployed solution needs to be migrated to a different operating stack including the eMI, and have planned our software development tasks accordingly. Other initial development tasks include finalizing the approach and implementing the query of the VA Master Veteran Index (MVI) to find a patient at the enterprise, and identify locations where the patient has been seen, as part of the patient cross reference index. This service provides a key part of querying specific Vista instances for a patient’s active prescriptions rather than a full enterprise polling and querying of all VistA instances. We are creating a</w:t>
      </w:r>
      <w:r w:rsidRPr="00313BE4">
        <w:t xml:space="preserve"> new patch in the </w:t>
      </w:r>
      <w:r>
        <w:t xml:space="preserve">Outpatient </w:t>
      </w:r>
      <w:r w:rsidRPr="00313BE4">
        <w:t>Pharmacy (PSO) namespace. This patch include</w:t>
      </w:r>
      <w:r>
        <w:t>s</w:t>
      </w:r>
      <w:r w:rsidRPr="00313BE4">
        <w:t xml:space="preserve"> all of the VistA side components needed for fulfilling the remote-prescription refill functionality. Prior to sending the patch to the VA SQA team, primary and secondary developer review checklists </w:t>
      </w:r>
      <w:r>
        <w:t>are</w:t>
      </w:r>
      <w:r w:rsidRPr="00313BE4">
        <w:t xml:space="preserve"> completed. </w:t>
      </w:r>
      <w:r>
        <w:t xml:space="preserve">We are also sending the </w:t>
      </w:r>
      <w:r w:rsidRPr="00313BE4">
        <w:t xml:space="preserve">Data Dictionary changes to the appropriate group for validation/verification. All VA standards and conventions </w:t>
      </w:r>
      <w:r>
        <w:t>are</w:t>
      </w:r>
      <w:r w:rsidRPr="00313BE4">
        <w:t xml:space="preserve"> followed within the VistA logic.</w:t>
      </w:r>
      <w:r w:rsidR="00452F52">
        <w:t xml:space="preserve">  </w:t>
      </w:r>
      <w:r w:rsidR="00452F52" w:rsidRPr="00D606F4">
        <w:rPr>
          <w:highlight w:val="yellow"/>
        </w:rPr>
        <w:t>BITS ensure</w:t>
      </w:r>
      <w:r w:rsidR="00A77C74" w:rsidRPr="00D606F4">
        <w:rPr>
          <w:highlight w:val="yellow"/>
        </w:rPr>
        <w:t>s</w:t>
      </w:r>
      <w:r w:rsidR="00452F52" w:rsidRPr="00D606F4">
        <w:rPr>
          <w:highlight w:val="yellow"/>
        </w:rPr>
        <w:t xml:space="preserve"> the project can proceed to Enterprise Release Management by updating the documents in software planning section in addition to the Release Registration, Testing Intake, CP&amp;R and ASSESS forms.</w:t>
      </w:r>
    </w:p>
    <w:p w:rsidR="005D0997" w:rsidRDefault="005D0997" w:rsidP="005D0997">
      <w:pPr>
        <w:pStyle w:val="Heading3"/>
      </w:pPr>
      <w:bookmarkStart w:id="120" w:name="_Toc430524611"/>
      <w:bookmarkStart w:id="121" w:name="_Toc430524887"/>
      <w:bookmarkStart w:id="122" w:name="_Toc430860505"/>
      <w:r w:rsidRPr="00636EC5">
        <w:t>Controlled Substances</w:t>
      </w:r>
      <w:bookmarkEnd w:id="120"/>
      <w:bookmarkEnd w:id="121"/>
      <w:bookmarkEnd w:id="122"/>
      <w:r>
        <w:t xml:space="preserve"> </w:t>
      </w:r>
    </w:p>
    <w:p w:rsidR="005D0997" w:rsidRDefault="005D0997" w:rsidP="005D0997">
      <w:pPr>
        <w:pStyle w:val="BITSBody"/>
      </w:pPr>
      <w:r>
        <w:t xml:space="preserve">While demonstrating the prototype’s capability, we recognized that handling controlled substances represents a complex use case, with different business rules, based on facilities and their locations, as governed by policy and local law. The prototype filtered these active prescriptions out of the returned information, when inquiries were made to the patients’ medication profile from multiple VistA systems.  As part of developing the production version of the solution the team modifies this system behavior to send a complete medication profile on the patient from all VistA’s, to an inquiring VistA, and changes the logic of the handling of these substances to prevent dispensing a controlled substance from a remote prescription, by displaying a message within VistA that informs the user that it cannot be refilled. This modification requires changes to the business logic developed in our </w:t>
      </w:r>
      <w:r w:rsidRPr="00D2518D">
        <w:rPr>
          <w:lang w:val="en"/>
        </w:rPr>
        <w:t>Massachusetts General Hospital Utility Multi-</w:t>
      </w:r>
      <w:r w:rsidRPr="00D2518D">
        <w:rPr>
          <w:bCs/>
          <w:lang w:val="en"/>
        </w:rPr>
        <w:t>Programming</w:t>
      </w:r>
      <w:r w:rsidRPr="00D2518D">
        <w:rPr>
          <w:lang w:val="en"/>
        </w:rPr>
        <w:t xml:space="preserve"> System</w:t>
      </w:r>
      <w:r>
        <w:t xml:space="preserve"> (Mumps) package that enables the viewing and acting on remote orders within VistA, and a modification to the algorithm that returns a set of active pharmacy orders from remote VistAs which currently filters out controlled substances.</w:t>
      </w:r>
    </w:p>
    <w:p w:rsidR="005D0997" w:rsidRDefault="005D0997" w:rsidP="005D0997">
      <w:pPr>
        <w:pStyle w:val="Heading3"/>
      </w:pPr>
      <w:bookmarkStart w:id="123" w:name="_Toc430524612"/>
      <w:bookmarkStart w:id="124" w:name="_Toc430524888"/>
      <w:bookmarkStart w:id="125" w:name="_Toc430860506"/>
      <w:r w:rsidRPr="00636EC5">
        <w:t>Drug Matching</w:t>
      </w:r>
      <w:bookmarkEnd w:id="123"/>
      <w:bookmarkEnd w:id="124"/>
      <w:bookmarkEnd w:id="125"/>
      <w:r>
        <w:t xml:space="preserve"> </w:t>
      </w:r>
    </w:p>
    <w:p w:rsidR="005D0997" w:rsidRDefault="005D0997" w:rsidP="005D0997">
      <w:pPr>
        <w:pStyle w:val="BITSBody"/>
      </w:pPr>
      <w:r>
        <w:t xml:space="preserve">As part of the prototype, the BITS team demonstrated the need to have a drug mapping table between VistA systems, as a </w:t>
      </w:r>
      <w:r w:rsidRPr="00480DCB">
        <w:t>result of items</w:t>
      </w:r>
      <w:r>
        <w:t xml:space="preserve"> being potentially different between sites, as well as drug name spellings and potentially NDC codes. In developing a production capability for OneVA Pharmacy, we modify the workflow logic to include an enterprise look-up of drugs using VA Product to find a match and translate the returned values to values understandable by the querying system. In return, when a remote prescription is filled, the VA Product capability is queried and used to allow the update message to be received by the originating VistA and processed accordingly. Translating values and their look-up occurs within the RX Manager, as part of the prototype and are replaced with the eMI as part of the porting process of the RX Manager to the eMI.</w:t>
      </w:r>
    </w:p>
    <w:p w:rsidR="005D0997" w:rsidRDefault="005D0997" w:rsidP="005D0997">
      <w:pPr>
        <w:pStyle w:val="Heading3"/>
      </w:pPr>
      <w:bookmarkStart w:id="126" w:name="_Toc430524613"/>
      <w:bookmarkStart w:id="127" w:name="_Toc430524889"/>
      <w:bookmarkStart w:id="128" w:name="_Toc430860507"/>
      <w:r w:rsidRPr="00636EC5">
        <w:t>Medication Profile Display</w:t>
      </w:r>
      <w:bookmarkEnd w:id="126"/>
      <w:bookmarkEnd w:id="127"/>
      <w:bookmarkEnd w:id="128"/>
      <w:r>
        <w:t xml:space="preserve"> </w:t>
      </w:r>
    </w:p>
    <w:p w:rsidR="005D0997" w:rsidRDefault="005D0997" w:rsidP="005D0997">
      <w:pPr>
        <w:pStyle w:val="BITSBody"/>
      </w:pPr>
      <w:r>
        <w:t>For the prototype, the BITS Team modified VistA to display and annotate all local vista and remote vista prescriptions for a selected patient in the prescription select and dispense workflow screens.  For the production solution, the BITS Team enhances this capability by utilizing data from the CDS. To accomplish this, the BITS Team modifies the VistA code to display the new information retrieved from the CDS within the existing VistA Screens, and works with the functional stakeholders on the design and layout of that information. The BITS Team also modifies the RX Manager’s data workflows to include queries and data aggregation from the CDS, as part of the Use Case to query remote vistas aggregate, and return to the calling VistA system, the complete medication profile of the patient.  This part of the task is also part of the work to migrate the data flows and aggregation algorithm of the prototype from the existing RX Manager to the eMI. As part of the testing of this capability we demonstrate that the exchange of information is done in a secure manner according to VA regulations for Privacy and Security.</w:t>
      </w:r>
    </w:p>
    <w:p w:rsidR="005D0997" w:rsidRDefault="005D0997" w:rsidP="005D0997">
      <w:pPr>
        <w:pStyle w:val="Heading3"/>
      </w:pPr>
      <w:bookmarkStart w:id="129" w:name="_Toc430524614"/>
      <w:bookmarkStart w:id="130" w:name="_Toc430524890"/>
      <w:bookmarkStart w:id="131" w:name="_Toc430860508"/>
      <w:r w:rsidRPr="0012011F">
        <w:t>Lock Out Removal</w:t>
      </w:r>
      <w:bookmarkEnd w:id="129"/>
      <w:bookmarkEnd w:id="130"/>
      <w:bookmarkEnd w:id="131"/>
      <w:r>
        <w:t xml:space="preserve"> </w:t>
      </w:r>
    </w:p>
    <w:p w:rsidR="005D0997" w:rsidRDefault="005D0997" w:rsidP="005D0997">
      <w:pPr>
        <w:pStyle w:val="BITSBody"/>
      </w:pPr>
      <w:r>
        <w:t>The BITS Team developed and demonstrated a prototype with the ability to “lock” a prescription record remotely, while it was being acted on. While demonstrating this capability, it was discussed that a lock may become permanent, if the remotely acting system could not update the system of record to remove the lock, due to a network error or if the remote process was abandoned.  In developing the production solution, the BITS team modifies this capability within the VistA code to enable VistA to remove the remotely placed lock on a record, if the record is not updated, or the locked is not removed within 5 minutes of establishing the lock. We perform this by adding Time-To-Live (TTL), as part of the modifications to the prescriptions file and tables and implement VistA processes that monitor this TTL field to remove the locks within the given time limit.</w:t>
      </w:r>
    </w:p>
    <w:p w:rsidR="005D0997" w:rsidRDefault="005D0997" w:rsidP="005D0997">
      <w:pPr>
        <w:pStyle w:val="BITSBody"/>
      </w:pPr>
      <w:r>
        <w:t>While developing the OneVA Pharmacy Prototype, we evaluated different approaches toward querying, aggregating and routing calls between VistA systems that allowed remotely updating prescriptions, based on fulfilling the prescription by a non-originating VistA. The RX Manager was designed with a SOA infrastructure in mind, and because the eMI was not available at the time of the original project, we created orchestration workflows and tools that demonstrated how to perform a call to find and collect patient medication data, as well as managing the process for updating remote prescriptions. The RX Manager consists of three parts:  HL7 Receiving Endpoint and Processor, Prescription Query Service, Prescription Lock / Fill Service.</w:t>
      </w:r>
    </w:p>
    <w:p w:rsidR="005D0997" w:rsidRDefault="005D0997" w:rsidP="005D0997">
      <w:pPr>
        <w:pStyle w:val="BITSBody"/>
      </w:pPr>
      <w:r>
        <w:t xml:space="preserve">In the production system we migrate these three services and associated workflows and aggregation technique to use the eMI and VistA DHCP Health Level 7.  The BITS Team performs this work by configuring the eMI message broker to accept the pharmacy query request from VistA, developed for the prototype to replace the MLLP HL7 Receiving Endpoint.  We will configure the request to initiate an orchestrated workflow of service calls including the VA mVI to find other locations where the patient has medical records, and use the eMI to initiate queries to and aggregate the returned data into a single returned message in response to the query to replace the Prescription Query Service.  We also add the functionality of querying and using information from the VA Product and CDS, as part of migrating and replacing the Prescription Query Service. To support remote fills, we port and migrate the Prescription Lock/Fill Service to the eMI along with the VistA Side RESTful Web Service to enable this capability on the desired eMI stack.  As the software was written in Java, we incorporate the VA MVI, Products Services, and recreate the query calls of the Prescription Query Services within the eMI, thereby replacing the core functionality of the RX Manager.  We test the redeveloped RX Manager to ensure that the initial and new use cases are functional using the eMI, and demonstrate that exchanging sensitive patient information is done in a secure manner according to VA regulations for Privacy and Security. </w:t>
      </w:r>
    </w:p>
    <w:p w:rsidR="005D0997" w:rsidRDefault="005D0997" w:rsidP="005D0997">
      <w:pPr>
        <w:pStyle w:val="Heading3"/>
      </w:pPr>
      <w:bookmarkStart w:id="132" w:name="_Toc430524615"/>
      <w:bookmarkStart w:id="133" w:name="_Toc430524891"/>
      <w:bookmarkStart w:id="134" w:name="_Toc430860509"/>
      <w:r w:rsidRPr="00BF13C5">
        <w:t>Documentation</w:t>
      </w:r>
      <w:bookmarkEnd w:id="132"/>
      <w:bookmarkEnd w:id="133"/>
      <w:bookmarkEnd w:id="134"/>
      <w:r>
        <w:t xml:space="preserve"> </w:t>
      </w:r>
    </w:p>
    <w:p w:rsidR="005D0997" w:rsidRDefault="005D0997" w:rsidP="005D0997">
      <w:pPr>
        <w:pStyle w:val="BITSBody"/>
      </w:pPr>
      <w:r>
        <w:t xml:space="preserve">The BITS Team produced Software Design Documents, User Guides, and Test Cases as part of developing the initial OneVA Prototype. Under this project, the BITS team enhances and updates these documents to include changes to the design based on the deployment to the eMI and inclusion of new services and capabilities, based on the finalized requirements.  The BITS team performs these tasks to keep the technical documentation current for required </w:t>
      </w:r>
      <w:r w:rsidR="00452F52" w:rsidRPr="00CB6ADA">
        <w:rPr>
          <w:highlight w:val="yellow"/>
        </w:rPr>
        <w:t>modified</w:t>
      </w:r>
      <w:r w:rsidR="00452F52" w:rsidRPr="00980A95">
        <w:t xml:space="preserve"> </w:t>
      </w:r>
      <w:r w:rsidRPr="00980A95">
        <w:t>PMAS</w:t>
      </w:r>
      <w:r>
        <w:t xml:space="preserve"> Reviews including Operational Readiness Review, Initial Operating Capability Entry and Ext, and preparation for National Deployment.</w:t>
      </w:r>
    </w:p>
    <w:p w:rsidR="005D0997" w:rsidRDefault="005D0997" w:rsidP="005D0997">
      <w:pPr>
        <w:pStyle w:val="Heading3"/>
      </w:pPr>
      <w:bookmarkStart w:id="135" w:name="_Toc430524616"/>
      <w:bookmarkStart w:id="136" w:name="_Toc430524892"/>
      <w:bookmarkStart w:id="137" w:name="_Toc430860510"/>
      <w:r w:rsidRPr="00BF13C5">
        <w:t>Test Fixes and Patches</w:t>
      </w:r>
      <w:bookmarkEnd w:id="135"/>
      <w:bookmarkEnd w:id="136"/>
      <w:bookmarkEnd w:id="137"/>
      <w:r>
        <w:t xml:space="preserve"> </w:t>
      </w:r>
    </w:p>
    <w:p w:rsidR="005D0997" w:rsidRDefault="005D0997" w:rsidP="005D0997">
      <w:pPr>
        <w:pStyle w:val="BITSBody"/>
      </w:pPr>
      <w:r>
        <w:t>The BITS Team captures testing results from integration, functional, user, and operational readiness reviews and initial operating capability testing noting any defects and works with the customer to assign severity and order of precedence in order to develop patches for all found and confirmed defects.  The BITS Team creates test cases to replicate the identified defects, develops and tests the solution to the identified issue, and documents the resolution as part of the defect fix and patch process.</w:t>
      </w:r>
    </w:p>
    <w:p w:rsidR="005D0997" w:rsidRDefault="005D0997" w:rsidP="005D0997">
      <w:pPr>
        <w:pStyle w:val="Heading3"/>
      </w:pPr>
      <w:bookmarkStart w:id="138" w:name="_Toc430524617"/>
      <w:bookmarkStart w:id="139" w:name="_Toc430524893"/>
      <w:bookmarkStart w:id="140" w:name="_Toc430860511"/>
      <w:r w:rsidRPr="00BF13C5">
        <w:t>Updates to Documentation for Initial Operating Capability</w:t>
      </w:r>
      <w:bookmarkEnd w:id="138"/>
      <w:bookmarkEnd w:id="139"/>
      <w:bookmarkEnd w:id="140"/>
      <w:r>
        <w:t xml:space="preserve"> </w:t>
      </w:r>
    </w:p>
    <w:p w:rsidR="005D0997" w:rsidRDefault="005D0997" w:rsidP="005D0997">
      <w:pPr>
        <w:pStyle w:val="BITSBody"/>
        <w:spacing w:after="0"/>
      </w:pPr>
      <w:r>
        <w:t>The BITS Team develops, updates, and maintains any remaining documentation required for Initial Operating Capability (IOC) and National Release. These documents include the Authority to Operate, Disaster Recovery Plan, ESE ETS Independent Testing Service Package, Incident Response Plan, Information System Contingency Plan, Installation Back-out/Rollback Plan, Interconnection Security Agreement Memorandum of Understanding, Privacy Impact Assessment, Production Operations Manual, Risk Assessment, Section 508 Compliance Self Certification, Section 508 Conformance Validation Statement, Security Guide, Service Level Agreement, Signatory Authority, Software Configuration Management Procedures, System Configuration Management Plan, System Security Plan, User Guide, and Version Description.</w:t>
      </w:r>
    </w:p>
    <w:p w:rsidR="005D0997" w:rsidRDefault="005D0997" w:rsidP="005D0997">
      <w:pPr>
        <w:pStyle w:val="BITSBody"/>
        <w:spacing w:after="0"/>
      </w:pPr>
      <w:r>
        <w:t xml:space="preserve"> </w:t>
      </w:r>
    </w:p>
    <w:p w:rsidR="005D0997" w:rsidRDefault="005D0997" w:rsidP="005D0997">
      <w:pPr>
        <w:pStyle w:val="Heading3"/>
        <w:spacing w:before="0" w:after="0"/>
      </w:pPr>
      <w:bookmarkStart w:id="141" w:name="_Toc430524618"/>
      <w:bookmarkStart w:id="142" w:name="_Toc430524894"/>
      <w:bookmarkStart w:id="143" w:name="_Toc430860512"/>
      <w:r>
        <w:t xml:space="preserve">Document </w:t>
      </w:r>
      <w:r w:rsidRPr="00BF13C5">
        <w:t>Tasks</w:t>
      </w:r>
      <w:bookmarkEnd w:id="141"/>
      <w:bookmarkEnd w:id="142"/>
      <w:bookmarkEnd w:id="143"/>
      <w:r>
        <w:t xml:space="preserve"> </w:t>
      </w:r>
    </w:p>
    <w:p w:rsidR="005D0997" w:rsidRDefault="005D0997" w:rsidP="005D0997">
      <w:pPr>
        <w:pStyle w:val="BITSBody"/>
        <w:spacing w:after="0"/>
      </w:pPr>
      <w:r>
        <w:t>Using the RTC tool, all tasks are managed, developers update and report status on completion, test results updated as part of the development lifecycle and during each sprint that are assigned to them.</w:t>
      </w:r>
    </w:p>
    <w:p w:rsidR="005D0997" w:rsidRDefault="005D0997" w:rsidP="005D0997">
      <w:pPr>
        <w:pStyle w:val="BITSBody"/>
        <w:spacing w:after="0"/>
      </w:pPr>
    </w:p>
    <w:p w:rsidR="005D0997" w:rsidRDefault="005D0997" w:rsidP="005D0997">
      <w:pPr>
        <w:pStyle w:val="Heading3"/>
        <w:spacing w:before="0" w:after="0"/>
      </w:pPr>
      <w:bookmarkStart w:id="144" w:name="_Toc430524619"/>
      <w:bookmarkStart w:id="145" w:name="_Toc430524895"/>
      <w:bookmarkStart w:id="146" w:name="_Toc430860513"/>
      <w:r w:rsidRPr="00480DCB">
        <w:t>Other Tasks</w:t>
      </w:r>
      <w:bookmarkEnd w:id="144"/>
      <w:bookmarkEnd w:id="145"/>
      <w:bookmarkEnd w:id="146"/>
      <w:r w:rsidRPr="00480DCB">
        <w:t xml:space="preserve"> </w:t>
      </w:r>
    </w:p>
    <w:p w:rsidR="005D0997" w:rsidRPr="00B44065" w:rsidRDefault="005D0997" w:rsidP="005D0997">
      <w:pPr>
        <w:pStyle w:val="BITSBody"/>
        <w:spacing w:after="0"/>
      </w:pPr>
    </w:p>
    <w:p w:rsidR="005D0997" w:rsidRDefault="005D0997" w:rsidP="005D0997">
      <w:pPr>
        <w:pStyle w:val="BITSBody"/>
        <w:spacing w:after="0"/>
      </w:pPr>
      <w:r>
        <w:t>The BITS Team recognizes developing a deployable production ready version of this solution other tasks will be required.  These include registering the OneVA Pharmacy package with VA to receive an official namespace for deployment and certification as a Class I product.  Scanning software for vulnerabilities; using tools like HP Fortify and other VA approved tools to certify the code does not contain known exploits or weakness.  Performing and reporting on MUMPS development compliance checks through by executing XINDEX.  Creating a deployable KIDS packages utilizing the approved name space.  Using a deployable package of software, configurations, and workflows for the eMI that replaces the RX Manager.</w:t>
      </w:r>
    </w:p>
    <w:p w:rsidR="005D0997" w:rsidRDefault="005D0997" w:rsidP="005D0997">
      <w:pPr>
        <w:pStyle w:val="Heading3"/>
      </w:pPr>
      <w:bookmarkStart w:id="147" w:name="_Toc430524620"/>
      <w:bookmarkStart w:id="148" w:name="_Toc430524896"/>
      <w:bookmarkStart w:id="149" w:name="_Toc430860514"/>
      <w:r>
        <w:t>Remote Fill VistA Modifications</w:t>
      </w:r>
      <w:bookmarkEnd w:id="147"/>
      <w:bookmarkEnd w:id="148"/>
      <w:bookmarkEnd w:id="149"/>
      <w:r w:rsidRPr="0071746A" w:rsidDel="00231492">
        <w:t xml:space="preserve"> </w:t>
      </w:r>
    </w:p>
    <w:p w:rsidR="005D0997" w:rsidRDefault="005D0997" w:rsidP="005D0997">
      <w:pPr>
        <w:pStyle w:val="BITSBody"/>
        <w:spacing w:after="0"/>
      </w:pPr>
      <w:r w:rsidRPr="00AD183C">
        <w:t xml:space="preserve">The </w:t>
      </w:r>
      <w:r>
        <w:t>BITS Team modifies t</w:t>
      </w:r>
      <w:r w:rsidRPr="00AD183C">
        <w:t>he remote-refill logic to filter out controlled substances. This can be done by either removing the item from the list entirely, or displaying the item but allowing no action to be taken.</w:t>
      </w:r>
      <w:r>
        <w:t xml:space="preserve"> </w:t>
      </w:r>
      <w:r w:rsidRPr="00AD183C">
        <w:t xml:space="preserve">Drug matching functionality </w:t>
      </w:r>
      <w:r>
        <w:t xml:space="preserve">is being </w:t>
      </w:r>
      <w:r w:rsidRPr="00AD183C">
        <w:t>enhanced to use the VA Product to find a match.</w:t>
      </w:r>
      <w:r>
        <w:t xml:space="preserve"> </w:t>
      </w:r>
      <w:r w:rsidRPr="00AD183C">
        <w:t xml:space="preserve">The core vista logic for retrieving information </w:t>
      </w:r>
      <w:r>
        <w:t>is being</w:t>
      </w:r>
      <w:r w:rsidRPr="00AD183C">
        <w:t xml:space="preserve"> modified to utilize data from Clinical Data Services.</w:t>
      </w:r>
      <w:r>
        <w:t xml:space="preserve">  </w:t>
      </w:r>
      <w:r w:rsidRPr="00AD183C">
        <w:t>The existing logic that lock</w:t>
      </w:r>
      <w:r>
        <w:t>s</w:t>
      </w:r>
      <w:r w:rsidRPr="00AD183C">
        <w:t xml:space="preserve"> out a remote user </w:t>
      </w:r>
      <w:r>
        <w:t>is being</w:t>
      </w:r>
      <w:r w:rsidRPr="00AD183C">
        <w:t xml:space="preserve"> removed from the PSORR* routines. This ensure</w:t>
      </w:r>
      <w:r>
        <w:t>s</w:t>
      </w:r>
      <w:r w:rsidRPr="00AD183C">
        <w:t xml:space="preserve"> that the remote users are not locked out of a patient record</w:t>
      </w:r>
      <w:r>
        <w:t>,</w:t>
      </w:r>
      <w:r w:rsidRPr="00AD183C">
        <w:t xml:space="preserve"> while another site is taking action on a prescription</w:t>
      </w:r>
      <w:r>
        <w:t xml:space="preserve">.  </w:t>
      </w:r>
      <w:r w:rsidRPr="00AD183C">
        <w:t>The communication and data collection logic will need to be modified within the PSORR* routines. The new approach utilize</w:t>
      </w:r>
      <w:r>
        <w:t>s</w:t>
      </w:r>
      <w:r w:rsidRPr="00AD183C">
        <w:t xml:space="preserve"> Enterprise Message Infrastructure (eMI) and Vista HL7, and the PSORR* routines are configured to read and send pharmacy HL7 messages</w:t>
      </w:r>
      <w:r>
        <w:t xml:space="preserve">. </w:t>
      </w:r>
      <w:r w:rsidRPr="00AD183C">
        <w:t xml:space="preserve">All previously created documentation </w:t>
      </w:r>
      <w:r>
        <w:t>is being</w:t>
      </w:r>
      <w:r w:rsidRPr="00AD183C">
        <w:t xml:space="preserve"> updated to reflect all changes made during the development</w:t>
      </w:r>
      <w:r>
        <w:t xml:space="preserve">. </w:t>
      </w:r>
      <w:r w:rsidRPr="00AD183C">
        <w:t xml:space="preserve">Any defects encountered during the development and testing phases </w:t>
      </w:r>
      <w:r>
        <w:t>are</w:t>
      </w:r>
      <w:r w:rsidRPr="00AD183C">
        <w:t xml:space="preserve"> tracked in Rational, and remedied as quickly as possible.</w:t>
      </w:r>
      <w:r>
        <w:t xml:space="preserve"> </w:t>
      </w:r>
      <w:r w:rsidRPr="00AD183C">
        <w:t xml:space="preserve">All Technical, System, and User documentation </w:t>
      </w:r>
      <w:r>
        <w:t>is</w:t>
      </w:r>
      <w:r w:rsidRPr="00AD183C">
        <w:t xml:space="preserve"> updated to correctly outline the product, how it functions, and how it should be used.</w:t>
      </w:r>
      <w:r>
        <w:t xml:space="preserve">  </w:t>
      </w:r>
      <w:r w:rsidRPr="00AD183C">
        <w:t>During the development process, all tasks in RTC will be updated by the developers in a timely manner.</w:t>
      </w:r>
      <w:r>
        <w:t xml:space="preserve">  </w:t>
      </w:r>
      <w:r w:rsidRPr="00AA6619">
        <w:t>Upon completi</w:t>
      </w:r>
      <w:r>
        <w:t>ng</w:t>
      </w:r>
      <w:r w:rsidRPr="00AA6619">
        <w:t xml:space="preserve"> development, all required IOC documentation </w:t>
      </w:r>
      <w:r>
        <w:t>is</w:t>
      </w:r>
      <w:r w:rsidRPr="00AA6619">
        <w:t xml:space="preserve"> prepared, including patch notes, primary and secondary developer reviews, SQA checklists, and any other related documents. A</w:t>
      </w:r>
      <w:r>
        <w:t xml:space="preserve"> </w:t>
      </w:r>
      <w:r w:rsidRPr="00AA6619">
        <w:t xml:space="preserve">VistA patch </w:t>
      </w:r>
      <w:r>
        <w:t>is being</w:t>
      </w:r>
      <w:r w:rsidRPr="00AA6619">
        <w:t xml:space="preserve"> created within FORUM and released via the National Patch Module (NPM)</w:t>
      </w:r>
      <w:r>
        <w:t xml:space="preserve"> (</w:t>
      </w:r>
      <w:r>
        <w:rPr>
          <w:rFonts w:ascii="Arial" w:eastAsia="Times New Roman" w:hAnsi="Arial" w:cs="Arial"/>
          <w:i/>
          <w:iCs w:val="0"/>
          <w:color w:val="002060"/>
          <w:sz w:val="22"/>
          <w:szCs w:val="22"/>
        </w:rPr>
        <w:t>Deliverable 5.3.C)</w:t>
      </w:r>
      <w:r w:rsidRPr="0060300E">
        <w:t>.</w:t>
      </w:r>
    </w:p>
    <w:p w:rsidR="005D0997" w:rsidRDefault="005D0997" w:rsidP="005D0997">
      <w:pPr>
        <w:pStyle w:val="BITSBody"/>
        <w:spacing w:after="0"/>
      </w:pPr>
    </w:p>
    <w:p w:rsidR="005D0997" w:rsidRDefault="005D0997" w:rsidP="005D0997">
      <w:r w:rsidRPr="009565D8">
        <w:rPr>
          <w:rFonts w:ascii="Arial" w:hAnsi="Arial" w:cs="Arial"/>
          <w:b/>
          <w:color w:val="002060"/>
          <w:sz w:val="22"/>
        </w:rPr>
        <w:t xml:space="preserve">Resources </w:t>
      </w:r>
      <w:r>
        <w:rPr>
          <w:rFonts w:ascii="Arial" w:hAnsi="Arial" w:cs="Arial"/>
          <w:b/>
          <w:color w:val="002060"/>
          <w:sz w:val="22"/>
        </w:rPr>
        <w:t>S</w:t>
      </w:r>
      <w:r w:rsidRPr="009565D8">
        <w:rPr>
          <w:rFonts w:ascii="Arial" w:hAnsi="Arial" w:cs="Arial"/>
          <w:b/>
          <w:color w:val="002060"/>
          <w:sz w:val="22"/>
        </w:rPr>
        <w:t xml:space="preserve">upporting </w:t>
      </w:r>
      <w:r w:rsidRPr="0007380D">
        <w:rPr>
          <w:rFonts w:ascii="Arial" w:hAnsi="Arial" w:cs="Arial"/>
          <w:b/>
          <w:color w:val="002060"/>
          <w:sz w:val="22"/>
        </w:rPr>
        <w:t>Software Development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6"/>
        <w:gridCol w:w="1119"/>
      </w:tblGrid>
      <w:tr w:rsidR="005D0997" w:rsidRPr="005A107E" w:rsidTr="00046B44">
        <w:trPr>
          <w:trHeight w:val="445"/>
          <w:tblHeader/>
          <w:jc w:val="center"/>
        </w:trPr>
        <w:tc>
          <w:tcPr>
            <w:tcW w:w="8146" w:type="dxa"/>
            <w:tcBorders>
              <w:bottom w:val="single" w:sz="4" w:space="0" w:color="auto"/>
            </w:tcBorders>
            <w:shd w:val="clear" w:color="auto" w:fill="002060"/>
            <w:noWrap/>
            <w:vAlign w:val="center"/>
            <w:hideMark/>
          </w:tcPr>
          <w:p w:rsidR="005D0997" w:rsidRPr="005A107E" w:rsidRDefault="005D0997" w:rsidP="009B47A7">
            <w:pPr>
              <w:pStyle w:val="TableTextArial10"/>
              <w:jc w:val="center"/>
              <w:rPr>
                <w:b/>
                <w:szCs w:val="20"/>
              </w:rPr>
            </w:pPr>
            <w:r w:rsidRPr="005A107E">
              <w:rPr>
                <w:b/>
                <w:szCs w:val="20"/>
              </w:rPr>
              <w:t>Labor Categories</w:t>
            </w:r>
          </w:p>
        </w:tc>
        <w:tc>
          <w:tcPr>
            <w:tcW w:w="1119" w:type="dxa"/>
            <w:tcBorders>
              <w:bottom w:val="single" w:sz="4" w:space="0" w:color="auto"/>
            </w:tcBorders>
            <w:shd w:val="clear" w:color="auto" w:fill="002060"/>
            <w:vAlign w:val="center"/>
          </w:tcPr>
          <w:p w:rsidR="005D0997" w:rsidRPr="005A107E" w:rsidRDefault="005D0997" w:rsidP="009B47A7">
            <w:pPr>
              <w:pStyle w:val="TableTextArial10"/>
              <w:jc w:val="center"/>
              <w:rPr>
                <w:b/>
                <w:szCs w:val="20"/>
              </w:rPr>
            </w:pPr>
            <w:r w:rsidRPr="00480C2B">
              <w:rPr>
                <w:b/>
              </w:rPr>
              <w:t>Task 3</w:t>
            </w:r>
          </w:p>
        </w:tc>
      </w:tr>
      <w:tr w:rsidR="00082920" w:rsidRPr="005A107E" w:rsidTr="00046B44">
        <w:trPr>
          <w:trHeight w:val="107"/>
          <w:jc w:val="center"/>
        </w:trPr>
        <w:tc>
          <w:tcPr>
            <w:tcW w:w="8146" w:type="dxa"/>
            <w:shd w:val="clear" w:color="auto" w:fill="FFFFFF" w:themeFill="background1"/>
            <w:noWrap/>
          </w:tcPr>
          <w:p w:rsidR="00082920" w:rsidRPr="005A107E" w:rsidRDefault="00082920" w:rsidP="00082920">
            <w:pPr>
              <w:pStyle w:val="TableTextArial10"/>
              <w:rPr>
                <w:szCs w:val="20"/>
              </w:rPr>
            </w:pPr>
            <w:r>
              <w:t>Technical/Project Manager</w:t>
            </w:r>
            <w:r w:rsidRPr="002456DD">
              <w:t xml:space="preserve"> </w:t>
            </w:r>
          </w:p>
        </w:tc>
        <w:tc>
          <w:tcPr>
            <w:tcW w:w="1119" w:type="dxa"/>
            <w:shd w:val="clear" w:color="auto" w:fill="FFFFFF" w:themeFill="background1"/>
          </w:tcPr>
          <w:p w:rsidR="00082920" w:rsidRPr="00CB6ADA" w:rsidRDefault="00082920" w:rsidP="00082920">
            <w:pPr>
              <w:pStyle w:val="TableTextArial10"/>
              <w:jc w:val="center"/>
              <w:rPr>
                <w:color w:val="000000"/>
                <w:szCs w:val="20"/>
                <w:highlight w:val="yellow"/>
              </w:rPr>
            </w:pPr>
            <w:r w:rsidRPr="00CB6ADA">
              <w:rPr>
                <w:highlight w:val="yellow"/>
              </w:rPr>
              <w:t>280</w:t>
            </w:r>
          </w:p>
        </w:tc>
      </w:tr>
      <w:tr w:rsidR="00082920" w:rsidRPr="005A107E" w:rsidTr="00046B44">
        <w:trPr>
          <w:trHeight w:val="264"/>
          <w:jc w:val="center"/>
        </w:trPr>
        <w:tc>
          <w:tcPr>
            <w:tcW w:w="8146" w:type="dxa"/>
            <w:tcBorders>
              <w:bottom w:val="single" w:sz="4" w:space="0" w:color="auto"/>
            </w:tcBorders>
            <w:shd w:val="clear" w:color="auto" w:fill="DDD9C3"/>
            <w:noWrap/>
          </w:tcPr>
          <w:p w:rsidR="00082920" w:rsidRPr="00C65478" w:rsidRDefault="00082920" w:rsidP="00082920">
            <w:pPr>
              <w:pStyle w:val="TableTextArial10"/>
              <w:rPr>
                <w:szCs w:val="20"/>
              </w:rPr>
            </w:pPr>
            <w:r>
              <w:rPr>
                <w:szCs w:val="20"/>
              </w:rPr>
              <w:t>SME-I</w:t>
            </w:r>
          </w:p>
        </w:tc>
        <w:tc>
          <w:tcPr>
            <w:tcW w:w="1119" w:type="dxa"/>
            <w:tcBorders>
              <w:bottom w:val="single" w:sz="4" w:space="0" w:color="auto"/>
            </w:tcBorders>
            <w:shd w:val="clear" w:color="auto" w:fill="DDD9C3"/>
          </w:tcPr>
          <w:p w:rsidR="00082920" w:rsidRPr="00CB6ADA" w:rsidRDefault="00082920" w:rsidP="00082920">
            <w:pPr>
              <w:pStyle w:val="TableTextArial10"/>
              <w:jc w:val="center"/>
              <w:rPr>
                <w:color w:val="000000"/>
                <w:szCs w:val="20"/>
                <w:highlight w:val="yellow"/>
              </w:rPr>
            </w:pPr>
            <w:r w:rsidRPr="00CB6ADA">
              <w:rPr>
                <w:highlight w:val="yellow"/>
              </w:rPr>
              <w:t>80</w:t>
            </w:r>
          </w:p>
        </w:tc>
      </w:tr>
      <w:tr w:rsidR="00082920" w:rsidTr="00046B44">
        <w:trPr>
          <w:trHeight w:val="264"/>
          <w:jc w:val="center"/>
        </w:trPr>
        <w:tc>
          <w:tcPr>
            <w:tcW w:w="8146" w:type="dxa"/>
            <w:tcBorders>
              <w:bottom w:val="single" w:sz="4" w:space="0" w:color="auto"/>
            </w:tcBorders>
            <w:shd w:val="clear" w:color="auto" w:fill="auto"/>
            <w:noWrap/>
          </w:tcPr>
          <w:p w:rsidR="00082920" w:rsidRDefault="00082920" w:rsidP="00082920">
            <w:pPr>
              <w:pStyle w:val="TableTextArial10"/>
              <w:rPr>
                <w:szCs w:val="20"/>
              </w:rPr>
            </w:pPr>
            <w:r>
              <w:rPr>
                <w:szCs w:val="20"/>
              </w:rPr>
              <w:t>System Architect</w:t>
            </w:r>
          </w:p>
        </w:tc>
        <w:tc>
          <w:tcPr>
            <w:tcW w:w="1119" w:type="dxa"/>
            <w:tcBorders>
              <w:bottom w:val="single" w:sz="4" w:space="0" w:color="auto"/>
            </w:tcBorders>
            <w:shd w:val="clear" w:color="auto" w:fill="auto"/>
          </w:tcPr>
          <w:p w:rsidR="00082920" w:rsidRPr="00CB6ADA" w:rsidRDefault="00082920" w:rsidP="00082920">
            <w:pPr>
              <w:pStyle w:val="TableTextArial10"/>
              <w:jc w:val="center"/>
              <w:rPr>
                <w:highlight w:val="yellow"/>
              </w:rPr>
            </w:pPr>
            <w:r w:rsidRPr="00CB6ADA">
              <w:rPr>
                <w:highlight w:val="yellow"/>
              </w:rPr>
              <w:t>340</w:t>
            </w:r>
          </w:p>
        </w:tc>
      </w:tr>
      <w:tr w:rsidR="00082920" w:rsidRPr="005A107E" w:rsidTr="00046B44">
        <w:trPr>
          <w:trHeight w:val="264"/>
          <w:jc w:val="center"/>
        </w:trPr>
        <w:tc>
          <w:tcPr>
            <w:tcW w:w="8146" w:type="dxa"/>
            <w:tcBorders>
              <w:bottom w:val="single" w:sz="4" w:space="0" w:color="auto"/>
            </w:tcBorders>
            <w:shd w:val="clear" w:color="auto" w:fill="DDD9C3"/>
            <w:noWrap/>
          </w:tcPr>
          <w:p w:rsidR="00082920" w:rsidRPr="005A107E" w:rsidRDefault="00082920" w:rsidP="00082920">
            <w:pPr>
              <w:pStyle w:val="TableTextArial10"/>
              <w:rPr>
                <w:szCs w:val="20"/>
              </w:rPr>
            </w:pPr>
            <w:r>
              <w:t>Vista</w:t>
            </w:r>
            <w:r w:rsidRPr="002456DD">
              <w:t xml:space="preserve"> Developer</w:t>
            </w:r>
          </w:p>
        </w:tc>
        <w:tc>
          <w:tcPr>
            <w:tcW w:w="1119" w:type="dxa"/>
            <w:tcBorders>
              <w:bottom w:val="single" w:sz="4" w:space="0" w:color="auto"/>
            </w:tcBorders>
            <w:shd w:val="clear" w:color="auto" w:fill="DDD9C3"/>
          </w:tcPr>
          <w:p w:rsidR="00082920" w:rsidRPr="00CB6ADA" w:rsidRDefault="00082920" w:rsidP="00082920">
            <w:pPr>
              <w:pStyle w:val="TableTextArial10"/>
              <w:jc w:val="center"/>
              <w:rPr>
                <w:color w:val="000000"/>
                <w:szCs w:val="20"/>
                <w:highlight w:val="yellow"/>
              </w:rPr>
            </w:pPr>
            <w:r w:rsidRPr="00CB6ADA">
              <w:rPr>
                <w:highlight w:val="yellow"/>
              </w:rPr>
              <w:t>340</w:t>
            </w:r>
          </w:p>
        </w:tc>
      </w:tr>
      <w:tr w:rsidR="00082920" w:rsidRPr="005A107E" w:rsidTr="00046B44">
        <w:trPr>
          <w:trHeight w:val="264"/>
          <w:jc w:val="center"/>
        </w:trPr>
        <w:tc>
          <w:tcPr>
            <w:tcW w:w="8146" w:type="dxa"/>
            <w:shd w:val="clear" w:color="auto" w:fill="auto"/>
            <w:noWrap/>
          </w:tcPr>
          <w:p w:rsidR="00082920" w:rsidRPr="005A107E" w:rsidRDefault="00082920" w:rsidP="00082920">
            <w:pPr>
              <w:pStyle w:val="TableTextArial10"/>
              <w:rPr>
                <w:szCs w:val="20"/>
              </w:rPr>
            </w:pPr>
            <w:r>
              <w:t>Project Coordinator</w:t>
            </w:r>
          </w:p>
        </w:tc>
        <w:tc>
          <w:tcPr>
            <w:tcW w:w="1119" w:type="dxa"/>
            <w:shd w:val="clear" w:color="auto" w:fill="auto"/>
          </w:tcPr>
          <w:p w:rsidR="00082920" w:rsidRPr="00CB6ADA" w:rsidRDefault="00082920" w:rsidP="00082920">
            <w:pPr>
              <w:pStyle w:val="TableTextArial10"/>
              <w:jc w:val="center"/>
              <w:rPr>
                <w:i/>
                <w:color w:val="000000"/>
                <w:szCs w:val="20"/>
                <w:highlight w:val="yellow"/>
              </w:rPr>
            </w:pPr>
            <w:r w:rsidRPr="00CB6ADA">
              <w:rPr>
                <w:highlight w:val="yellow"/>
              </w:rPr>
              <w:t>80</w:t>
            </w:r>
          </w:p>
        </w:tc>
      </w:tr>
      <w:tr w:rsidR="00082920" w:rsidRPr="005A107E" w:rsidTr="00046B44">
        <w:trPr>
          <w:trHeight w:val="264"/>
          <w:jc w:val="center"/>
        </w:trPr>
        <w:tc>
          <w:tcPr>
            <w:tcW w:w="8146" w:type="dxa"/>
            <w:shd w:val="clear" w:color="auto" w:fill="DDD9C3"/>
            <w:noWrap/>
          </w:tcPr>
          <w:p w:rsidR="00082920" w:rsidRPr="005A107E" w:rsidRDefault="00082920" w:rsidP="00082920">
            <w:pPr>
              <w:pStyle w:val="TableTextArial10"/>
              <w:rPr>
                <w:szCs w:val="20"/>
              </w:rPr>
            </w:pPr>
            <w:r>
              <w:t>Trainer/Tech Editor</w:t>
            </w:r>
          </w:p>
        </w:tc>
        <w:tc>
          <w:tcPr>
            <w:tcW w:w="1119" w:type="dxa"/>
            <w:shd w:val="clear" w:color="auto" w:fill="DDD9C3"/>
          </w:tcPr>
          <w:p w:rsidR="00082920" w:rsidRPr="00CB6ADA" w:rsidRDefault="00082920" w:rsidP="00082920">
            <w:pPr>
              <w:pStyle w:val="TableTextArial10"/>
              <w:jc w:val="center"/>
              <w:rPr>
                <w:i/>
                <w:color w:val="000000"/>
                <w:szCs w:val="20"/>
                <w:highlight w:val="yellow"/>
              </w:rPr>
            </w:pPr>
            <w:r w:rsidRPr="00CB6ADA">
              <w:rPr>
                <w:highlight w:val="yellow"/>
              </w:rPr>
              <w:t>120</w:t>
            </w:r>
          </w:p>
        </w:tc>
      </w:tr>
      <w:tr w:rsidR="00082920" w:rsidRPr="005A107E" w:rsidTr="00046B44">
        <w:trPr>
          <w:trHeight w:val="264"/>
          <w:jc w:val="center"/>
        </w:trPr>
        <w:tc>
          <w:tcPr>
            <w:tcW w:w="8146" w:type="dxa"/>
            <w:shd w:val="clear" w:color="auto" w:fill="auto"/>
            <w:noWrap/>
          </w:tcPr>
          <w:p w:rsidR="00082920" w:rsidRPr="005A107E" w:rsidRDefault="00082920" w:rsidP="00082920">
            <w:pPr>
              <w:pStyle w:val="TableTextArial10"/>
              <w:rPr>
                <w:szCs w:val="20"/>
              </w:rPr>
            </w:pPr>
            <w:r>
              <w:t>QA Tester</w:t>
            </w:r>
          </w:p>
        </w:tc>
        <w:tc>
          <w:tcPr>
            <w:tcW w:w="1119" w:type="dxa"/>
            <w:shd w:val="clear" w:color="auto" w:fill="auto"/>
          </w:tcPr>
          <w:p w:rsidR="00082920" w:rsidRPr="00CB6ADA" w:rsidRDefault="00082920" w:rsidP="00082920">
            <w:pPr>
              <w:pStyle w:val="TableTextArial10"/>
              <w:jc w:val="center"/>
              <w:rPr>
                <w:i/>
                <w:color w:val="000000"/>
                <w:szCs w:val="20"/>
                <w:highlight w:val="yellow"/>
              </w:rPr>
            </w:pPr>
            <w:r w:rsidRPr="00CB6ADA">
              <w:rPr>
                <w:highlight w:val="yellow"/>
              </w:rPr>
              <w:t>240</w:t>
            </w:r>
          </w:p>
        </w:tc>
      </w:tr>
      <w:tr w:rsidR="00082920" w:rsidRPr="005A107E" w:rsidTr="00046B44">
        <w:trPr>
          <w:trHeight w:val="264"/>
          <w:jc w:val="center"/>
        </w:trPr>
        <w:tc>
          <w:tcPr>
            <w:tcW w:w="8146" w:type="dxa"/>
            <w:shd w:val="clear" w:color="auto" w:fill="DDD9C3"/>
            <w:noWrap/>
          </w:tcPr>
          <w:p w:rsidR="00082920" w:rsidRPr="005A107E" w:rsidRDefault="00082920" w:rsidP="00082920">
            <w:pPr>
              <w:pStyle w:val="TableTextArial10"/>
              <w:rPr>
                <w:b/>
                <w:i/>
                <w:szCs w:val="20"/>
              </w:rPr>
            </w:pPr>
            <w:r w:rsidRPr="002456DD">
              <w:t xml:space="preserve">Test Lead </w:t>
            </w:r>
          </w:p>
        </w:tc>
        <w:tc>
          <w:tcPr>
            <w:tcW w:w="1119" w:type="dxa"/>
            <w:shd w:val="clear" w:color="auto" w:fill="DDD9C3"/>
          </w:tcPr>
          <w:p w:rsidR="00082920" w:rsidRPr="00CB6ADA" w:rsidRDefault="00082920" w:rsidP="00082920">
            <w:pPr>
              <w:pStyle w:val="TableTextArial10"/>
              <w:jc w:val="center"/>
              <w:rPr>
                <w:i/>
                <w:color w:val="000000"/>
                <w:szCs w:val="20"/>
                <w:highlight w:val="yellow"/>
              </w:rPr>
            </w:pPr>
            <w:r w:rsidRPr="00CB6ADA">
              <w:rPr>
                <w:highlight w:val="yellow"/>
              </w:rPr>
              <w:t>217</w:t>
            </w:r>
          </w:p>
        </w:tc>
      </w:tr>
      <w:tr w:rsidR="00082920" w:rsidRPr="00A06A58" w:rsidTr="00046B44">
        <w:trPr>
          <w:trHeight w:val="305"/>
          <w:jc w:val="center"/>
        </w:trPr>
        <w:tc>
          <w:tcPr>
            <w:tcW w:w="8146" w:type="dxa"/>
            <w:shd w:val="clear" w:color="auto" w:fill="auto"/>
            <w:noWrap/>
            <w:vAlign w:val="center"/>
          </w:tcPr>
          <w:p w:rsidR="00082920" w:rsidRPr="00A06A58" w:rsidRDefault="00082920" w:rsidP="00082920">
            <w:pPr>
              <w:pStyle w:val="TableTextArial10"/>
              <w:rPr>
                <w:b/>
                <w:i/>
                <w:szCs w:val="20"/>
              </w:rPr>
            </w:pPr>
            <w:r w:rsidRPr="00A06A58">
              <w:rPr>
                <w:b/>
                <w:i/>
                <w:szCs w:val="20"/>
              </w:rPr>
              <w:t>Total</w:t>
            </w:r>
          </w:p>
        </w:tc>
        <w:tc>
          <w:tcPr>
            <w:tcW w:w="1119" w:type="dxa"/>
            <w:shd w:val="clear" w:color="auto" w:fill="auto"/>
          </w:tcPr>
          <w:p w:rsidR="00082920" w:rsidRPr="00CB6ADA" w:rsidRDefault="00082920" w:rsidP="00082920">
            <w:pPr>
              <w:pStyle w:val="TableTextArial10"/>
              <w:jc w:val="center"/>
              <w:rPr>
                <w:i/>
                <w:color w:val="000000"/>
                <w:szCs w:val="20"/>
                <w:highlight w:val="yellow"/>
              </w:rPr>
            </w:pPr>
            <w:r w:rsidRPr="00CB6ADA">
              <w:rPr>
                <w:highlight w:val="yellow"/>
              </w:rPr>
              <w:t>1697</w:t>
            </w:r>
          </w:p>
        </w:tc>
      </w:tr>
    </w:tbl>
    <w:p w:rsidR="005D0997" w:rsidRDefault="005D0997" w:rsidP="005D0997">
      <w:pPr>
        <w:pStyle w:val="BITSBody"/>
      </w:pPr>
    </w:p>
    <w:tbl>
      <w:tblPr>
        <w:tblStyle w:val="TableGrid"/>
        <w:tblW w:w="4944" w:type="pct"/>
        <w:tblInd w:w="108" w:type="dxa"/>
        <w:tblLook w:val="04A0" w:firstRow="1" w:lastRow="0" w:firstColumn="1" w:lastColumn="0" w:noHBand="0" w:noVBand="1"/>
      </w:tblPr>
      <w:tblGrid>
        <w:gridCol w:w="810"/>
        <w:gridCol w:w="4609"/>
        <w:gridCol w:w="1382"/>
        <w:gridCol w:w="2668"/>
      </w:tblGrid>
      <w:tr w:rsidR="005D0997" w:rsidRPr="00EC0D0F" w:rsidTr="009B47A7">
        <w:tc>
          <w:tcPr>
            <w:tcW w:w="427"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Task</w:t>
            </w:r>
          </w:p>
        </w:tc>
        <w:tc>
          <w:tcPr>
            <w:tcW w:w="2433"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Description</w:t>
            </w:r>
          </w:p>
        </w:tc>
        <w:tc>
          <w:tcPr>
            <w:tcW w:w="730"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Quantity</w:t>
            </w:r>
          </w:p>
        </w:tc>
        <w:tc>
          <w:tcPr>
            <w:tcW w:w="1409"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Due Date</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w:t>
            </w:r>
            <w:r>
              <w:rPr>
                <w:b/>
                <w:szCs w:val="20"/>
              </w:rPr>
              <w:t>3</w:t>
            </w:r>
            <w:r w:rsidRPr="00EC0D0F">
              <w:rPr>
                <w:b/>
                <w:szCs w:val="20"/>
              </w:rPr>
              <w:t>.A</w:t>
            </w:r>
          </w:p>
        </w:tc>
        <w:tc>
          <w:tcPr>
            <w:tcW w:w="2433" w:type="pct"/>
            <w:vAlign w:val="center"/>
          </w:tcPr>
          <w:p w:rsidR="005D0997" w:rsidRPr="00EC0D0F" w:rsidRDefault="005D0997" w:rsidP="009B47A7">
            <w:pPr>
              <w:pStyle w:val="TableTextArial10"/>
              <w:rPr>
                <w:b/>
                <w:szCs w:val="20"/>
              </w:rPr>
            </w:pPr>
            <w:r>
              <w:rPr>
                <w:b/>
                <w:szCs w:val="20"/>
              </w:rPr>
              <w:t>Approved Source Code</w:t>
            </w:r>
          </w:p>
        </w:tc>
        <w:tc>
          <w:tcPr>
            <w:tcW w:w="730"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w:t>
            </w:r>
            <w:r>
              <w:rPr>
                <w:b/>
                <w:szCs w:val="20"/>
              </w:rPr>
              <w:t>3</w:t>
            </w:r>
            <w:r w:rsidRPr="00EC0D0F">
              <w:rPr>
                <w:b/>
                <w:szCs w:val="20"/>
              </w:rPr>
              <w:t>.B</w:t>
            </w:r>
          </w:p>
        </w:tc>
        <w:tc>
          <w:tcPr>
            <w:tcW w:w="2433" w:type="pct"/>
            <w:shd w:val="clear" w:color="auto" w:fill="DDD9C3" w:themeFill="background2" w:themeFillShade="E6"/>
            <w:vAlign w:val="center"/>
          </w:tcPr>
          <w:p w:rsidR="005D0997" w:rsidRPr="00EC0D0F" w:rsidRDefault="005D0997" w:rsidP="009B47A7">
            <w:pPr>
              <w:pStyle w:val="TableTextArial10"/>
              <w:rPr>
                <w:b/>
                <w:szCs w:val="20"/>
              </w:rPr>
            </w:pPr>
            <w:r>
              <w:rPr>
                <w:b/>
                <w:szCs w:val="20"/>
              </w:rPr>
              <w:t>Updated and Approved ProPath Required Documentation</w:t>
            </w:r>
          </w:p>
        </w:tc>
        <w:tc>
          <w:tcPr>
            <w:tcW w:w="730"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rPr>
          <w:trHeight w:val="422"/>
        </w:trPr>
        <w:tc>
          <w:tcPr>
            <w:tcW w:w="427" w:type="pct"/>
            <w:vAlign w:val="center"/>
          </w:tcPr>
          <w:p w:rsidR="005D0997" w:rsidRPr="00EC0D0F" w:rsidRDefault="005D0997" w:rsidP="009B47A7">
            <w:pPr>
              <w:pStyle w:val="TableTextArial10"/>
              <w:jc w:val="center"/>
              <w:rPr>
                <w:b/>
                <w:szCs w:val="20"/>
              </w:rPr>
            </w:pPr>
            <w:r w:rsidRPr="00EC0D0F">
              <w:rPr>
                <w:b/>
                <w:szCs w:val="20"/>
              </w:rPr>
              <w:t>5.</w:t>
            </w:r>
            <w:r>
              <w:rPr>
                <w:b/>
                <w:szCs w:val="20"/>
              </w:rPr>
              <w:t>3</w:t>
            </w:r>
            <w:r w:rsidRPr="00EC0D0F">
              <w:rPr>
                <w:b/>
                <w:szCs w:val="20"/>
              </w:rPr>
              <w:t>.C</w:t>
            </w:r>
          </w:p>
        </w:tc>
        <w:tc>
          <w:tcPr>
            <w:tcW w:w="2433" w:type="pct"/>
            <w:vAlign w:val="center"/>
          </w:tcPr>
          <w:p w:rsidR="005D0997" w:rsidRPr="00EC0D0F" w:rsidRDefault="005D0997" w:rsidP="009B47A7">
            <w:pPr>
              <w:pStyle w:val="TableTextArial10"/>
              <w:rPr>
                <w:b/>
                <w:szCs w:val="20"/>
              </w:rPr>
            </w:pPr>
            <w:r>
              <w:rPr>
                <w:b/>
                <w:szCs w:val="20"/>
              </w:rPr>
              <w:t>Required and Approved ProPath IOC Documentation</w:t>
            </w:r>
          </w:p>
        </w:tc>
        <w:tc>
          <w:tcPr>
            <w:tcW w:w="730"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90 days after award and update monthly</w:t>
            </w:r>
          </w:p>
        </w:tc>
      </w:tr>
    </w:tbl>
    <w:p w:rsidR="005D0997" w:rsidRPr="006F6E19" w:rsidRDefault="005D0997" w:rsidP="005D0997">
      <w:pPr>
        <w:spacing w:line="240" w:lineRule="auto"/>
        <w:rPr>
          <w:rFonts w:ascii="Arial" w:hAnsi="Arial" w:cs="Arial"/>
          <w:b/>
          <w:i/>
          <w:color w:val="002060"/>
          <w:sz w:val="22"/>
        </w:rPr>
      </w:pPr>
    </w:p>
    <w:p w:rsidR="005D0997" w:rsidRDefault="005D0997" w:rsidP="005D0997">
      <w:pPr>
        <w:pStyle w:val="Heading2"/>
        <w:spacing w:before="0" w:after="0"/>
      </w:pPr>
      <w:bookmarkStart w:id="150" w:name="_Toc430008269"/>
      <w:bookmarkStart w:id="151" w:name="_Toc430013745"/>
      <w:bookmarkStart w:id="152" w:name="_Toc430524621"/>
      <w:bookmarkStart w:id="153" w:name="_Toc430524897"/>
      <w:bookmarkStart w:id="154" w:name="_Toc430860515"/>
      <w:bookmarkStart w:id="155" w:name="_Toc429494256"/>
      <w:bookmarkStart w:id="156" w:name="_Toc429673799"/>
      <w:r>
        <w:t>Task 4:</w:t>
      </w:r>
      <w:r w:rsidRPr="004C1A19">
        <w:t xml:space="preserve"> </w:t>
      </w:r>
      <w:bookmarkEnd w:id="150"/>
      <w:bookmarkEnd w:id="151"/>
      <w:r>
        <w:t>Testing</w:t>
      </w:r>
      <w:bookmarkEnd w:id="152"/>
      <w:bookmarkEnd w:id="153"/>
      <w:bookmarkEnd w:id="154"/>
      <w:r>
        <w:t xml:space="preserve">  </w:t>
      </w:r>
    </w:p>
    <w:p w:rsidR="005D0997" w:rsidRDefault="005D0997" w:rsidP="005D0997">
      <w:pPr>
        <w:pStyle w:val="BITSBody"/>
        <w:spacing w:after="0"/>
      </w:pPr>
    </w:p>
    <w:p w:rsidR="005D0997" w:rsidRDefault="005D0997" w:rsidP="005D0997">
      <w:pPr>
        <w:pStyle w:val="BITSBody"/>
        <w:spacing w:after="0"/>
      </w:pPr>
      <w:r>
        <w:t>During the original prototype, the BITS Team performed unit, integration, functional, and user testing of the prototype capabilities within the VA Center for Innovation laboratory.  Tests were developed from the requirements, EPICS, and Use Cases developed as part of the prototype.  Test were executed with test data that included the development of test patients, selection of key drugs to test in the exchange including controlled substances, and the configuration of multiple VistAs within the Center for Innovation to test each scenario of gathering the medication profile and being able to act on a remote prescription from any of the test VistAs in our test environment.  For this program, the BITS team expands upon this initial setup to perform production version testing of the OneVA Pharmacy Solution.</w:t>
      </w:r>
    </w:p>
    <w:p w:rsidR="005D0997" w:rsidRDefault="005D0997" w:rsidP="005D0997">
      <w:pPr>
        <w:pStyle w:val="Heading3"/>
      </w:pPr>
      <w:bookmarkStart w:id="157" w:name="_Toc430524622"/>
      <w:bookmarkStart w:id="158" w:name="_Toc430524898"/>
      <w:bookmarkStart w:id="159" w:name="_Toc430860516"/>
      <w:r>
        <w:t>Planning</w:t>
      </w:r>
      <w:bookmarkEnd w:id="157"/>
      <w:bookmarkEnd w:id="158"/>
      <w:bookmarkEnd w:id="159"/>
    </w:p>
    <w:p w:rsidR="005D0997" w:rsidRDefault="005D0997" w:rsidP="005D0997">
      <w:pPr>
        <w:spacing w:line="240" w:lineRule="auto"/>
        <w:jc w:val="both"/>
      </w:pPr>
      <w:r>
        <w:t xml:space="preserve">The BITS Team understands that it is responsible for performing all unit and software quality assurance (SQA) on the software it develops.  We perform this task by coordinating with the government on which tools to use and follow all </w:t>
      </w:r>
      <w:r w:rsidR="00452F52" w:rsidRPr="00CB6ADA">
        <w:rPr>
          <w:highlight w:val="yellow"/>
        </w:rPr>
        <w:t xml:space="preserve">modified </w:t>
      </w:r>
      <w:r w:rsidRPr="00CB6ADA">
        <w:rPr>
          <w:highlight w:val="yellow"/>
        </w:rPr>
        <w:t>PMAS templates</w:t>
      </w:r>
      <w:r>
        <w:t xml:space="preserve"> for documenting our test cases and test results. We coordinate user testing, operational readiness, and initial operating capability testing (IOC) with the government and document the plan for testing in our integrated master schedule. As part of the preparation of these tests, we publish the use cases, test scenarios, and prepare test data for the users to perform these tests and certify the software for deployment.  The BITS Team plans for testing concurrently with the planning for development by utilizing the use cases and requirements that are finalized during development planning to create the test data, scripts, and test cases to be used during testing.</w:t>
      </w:r>
    </w:p>
    <w:p w:rsidR="005D0997" w:rsidRDefault="005D0997" w:rsidP="005D0997">
      <w:pPr>
        <w:spacing w:line="240" w:lineRule="auto"/>
        <w:jc w:val="both"/>
      </w:pPr>
    </w:p>
    <w:p w:rsidR="005D0997" w:rsidRDefault="005D0997" w:rsidP="005D0997">
      <w:pPr>
        <w:pStyle w:val="BITSBody"/>
      </w:pPr>
      <w:r>
        <w:t>The BITS Team develops all related artifacts required by</w:t>
      </w:r>
      <w:r w:rsidR="00452F52">
        <w:t xml:space="preserve"> </w:t>
      </w:r>
      <w:r w:rsidR="005E23FF" w:rsidRPr="00042217">
        <w:rPr>
          <w:highlight w:val="yellow"/>
          <w:rPrChange w:id="160" w:author="Author">
            <w:rPr/>
          </w:rPrChange>
        </w:rPr>
        <w:t>modified PMAS</w:t>
      </w:r>
      <w:r>
        <w:t xml:space="preserve"> and ProPath for testing including a Master Test Plan, Test Cases and Test Scripts, Requirements Traceability Matrix, VistA Software Quality Assurance Checklist, Health Product Support Enterprise Application Completion and Release Checklist, IOC Entry Request and Exit Summary, IOC Site MOU, and IOC Testing Waiver if required.  The BITS Team coordinates with the government on obtaining the required signatures for the developed Master Test Plan prior to proceeding with the implementation of the plan. As part of the sprint process, testing tasks and testing documentation tasks are created, tracked and updated in the VA RTC.  For each test task create we correlate the task to either functional requirements or specific development tasks to ensure that all testing tasks tie to the development process. We measure testing tasks by shirt sizes (small, medium and large) with no testing task being sized greater than eight hours of work. Testing tasks become part of our sprint planning process and results are reported on and documented at the end of each sprint detailing the findings and proposed resolutions to any defects to be correct in subsequent sprints.</w:t>
      </w:r>
    </w:p>
    <w:p w:rsidR="005D0997" w:rsidRDefault="005D0997" w:rsidP="005D0997">
      <w:pPr>
        <w:pStyle w:val="Heading3"/>
      </w:pPr>
      <w:bookmarkStart w:id="161" w:name="_Toc430524623"/>
      <w:bookmarkStart w:id="162" w:name="_Toc430524899"/>
      <w:bookmarkStart w:id="163" w:name="_Toc430860517"/>
      <w:r w:rsidRPr="00290E48">
        <w:t>Test Cases and Test Scripts</w:t>
      </w:r>
      <w:bookmarkEnd w:id="161"/>
      <w:bookmarkEnd w:id="162"/>
      <w:bookmarkEnd w:id="163"/>
      <w:r>
        <w:t xml:space="preserve"> </w:t>
      </w:r>
    </w:p>
    <w:p w:rsidR="005D0997" w:rsidRDefault="005D0997" w:rsidP="005D0997">
      <w:pPr>
        <w:pStyle w:val="BITSBody"/>
        <w:spacing w:after="0"/>
      </w:pPr>
      <w:r>
        <w:t>In developing test cases and test scripts, the BITS team works closely with its developers, testers, and end users in their creation to ensure accuracy and usability and that the scripts exercise the desired use case in the manner the user had intended to perform the query and update pharmacy prescription tasks.</w:t>
      </w:r>
    </w:p>
    <w:p w:rsidR="005D0997" w:rsidRDefault="005D0997" w:rsidP="005D0997">
      <w:pPr>
        <w:pStyle w:val="Heading3"/>
      </w:pPr>
      <w:bookmarkStart w:id="164" w:name="_Toc430524624"/>
      <w:bookmarkStart w:id="165" w:name="_Toc430524900"/>
      <w:bookmarkStart w:id="166" w:name="_Toc430860518"/>
      <w:r w:rsidRPr="00290E48">
        <w:t>Test Site Identification</w:t>
      </w:r>
      <w:r>
        <w:t xml:space="preserve"> (IOC)</w:t>
      </w:r>
      <w:bookmarkEnd w:id="164"/>
      <w:bookmarkEnd w:id="165"/>
      <w:bookmarkEnd w:id="166"/>
    </w:p>
    <w:p w:rsidR="005D0997" w:rsidRDefault="005D0997" w:rsidP="005D0997">
      <w:pPr>
        <w:pStyle w:val="BITSBody"/>
      </w:pPr>
      <w:r>
        <w:t xml:space="preserve">The BITS Team works closely with the government in identifying and signing up a minimum of three test sites to participate in user functional testing and IOC testing.  The BITS team coordinates the effort and obtains signatures from those sites for the IOC Site MOU. </w:t>
      </w:r>
    </w:p>
    <w:p w:rsidR="005D0997" w:rsidRDefault="005D0997" w:rsidP="005D0997">
      <w:pPr>
        <w:pStyle w:val="Heading3"/>
      </w:pPr>
      <w:bookmarkStart w:id="167" w:name="_Toc430524625"/>
      <w:bookmarkStart w:id="168" w:name="_Toc430524901"/>
      <w:bookmarkStart w:id="169" w:name="_Toc430860519"/>
      <w:r w:rsidRPr="00290E48">
        <w:t>Operational Readiness Review</w:t>
      </w:r>
      <w:bookmarkEnd w:id="167"/>
      <w:bookmarkEnd w:id="168"/>
      <w:bookmarkEnd w:id="169"/>
      <w:r>
        <w:t xml:space="preserve"> </w:t>
      </w:r>
    </w:p>
    <w:p w:rsidR="005D0997" w:rsidRDefault="005D0997" w:rsidP="005D0997">
      <w:pPr>
        <w:pStyle w:val="BITSBody"/>
      </w:pPr>
      <w:r>
        <w:t xml:space="preserve">The BITS Team develops the artifacts for, and initiates the processes for ensuring the Operational Readiness review is initiated and has all the documentation required to be completed.  The BITS team tracks the review process and responds to any updates or inquiries.  In response to questions, the BITS team updates the documentation and modifies the Master Test Plan. </w:t>
      </w:r>
    </w:p>
    <w:p w:rsidR="005D0997" w:rsidRDefault="005D0997" w:rsidP="005D0997">
      <w:pPr>
        <w:pStyle w:val="Heading3"/>
      </w:pPr>
      <w:bookmarkStart w:id="170" w:name="_Toc430524626"/>
      <w:bookmarkStart w:id="171" w:name="_Toc430524902"/>
      <w:bookmarkStart w:id="172" w:name="_Toc430860520"/>
      <w:r>
        <w:t>Unit Function Testing</w:t>
      </w:r>
      <w:bookmarkEnd w:id="170"/>
      <w:bookmarkEnd w:id="171"/>
      <w:bookmarkEnd w:id="172"/>
    </w:p>
    <w:p w:rsidR="005D0997" w:rsidRDefault="005D0997" w:rsidP="005D0997">
      <w:pPr>
        <w:pStyle w:val="BITSBody"/>
      </w:pPr>
      <w:r>
        <w:t>The BITS Team performed unit testing on the prototype using automated test scripts deployed within a continuous integration environment. These tests exercised the MUMPS packages by calling the exposed interfaces that were developed to support the remote query and update prescription capability, and the web service applications for each of the three service components of the RX Manager.  Under this program we leverage this work by expanding the unit test to include the new capabilities and migrate the unit tests to include the redeveloped capability on the eMI.  To accomplish this, the BITS Team performs the internal technical and functional testing of each of the modules of the solution as defined and documented in the design documentation.  The scripts verify the requirements by testing the inputs and outputs of each exposed call against expected outcomes. In developing unit tests, The BITS Team analyzes the requirements for the function, identifies the routines impacted by the module, specifies all routines that are called, executes the tests on the routines, and performs these tests with different combinations of data. The BITS Team further performs exploratory testing by randomly exercising the modules, based on past experience with the OneVA Pharmacy Solution.  The BITS Team also performs static analysis of the source code using tools like FindBugs, Clover, and CHeckstyle to look for other bugs or potential issues. The BITS Team ensures that the developers test all of the code they are building and that the code meets the RSD and that the impact of the code being developed does not adversely impact other functions of the software.  The BITS Team ensures that each test has completed a Primary Developer Checklist and Second Developer Checklist that are provided to the SQA testers with builds to be tested. The BITS Team runs HP Fortify for quality assurance on all non-MUMPS developed code and corrects all deficiencies noted as part of its development process. The BITS Team updates and records the findings of tests within the RTC tasks for Unit Testing.</w:t>
      </w:r>
    </w:p>
    <w:p w:rsidR="005D0997" w:rsidRDefault="005D0997" w:rsidP="005D0997">
      <w:pPr>
        <w:pStyle w:val="Heading3"/>
      </w:pPr>
      <w:bookmarkStart w:id="173" w:name="_Toc430524627"/>
      <w:bookmarkStart w:id="174" w:name="_Toc430524903"/>
      <w:bookmarkStart w:id="175" w:name="_Toc430860521"/>
      <w:r w:rsidRPr="00EE7A43">
        <w:t>Software Quality Assurance Testing</w:t>
      </w:r>
      <w:bookmarkEnd w:id="173"/>
      <w:bookmarkEnd w:id="174"/>
      <w:bookmarkEnd w:id="175"/>
      <w:r w:rsidRPr="002008EF">
        <w:t xml:space="preserve"> </w:t>
      </w:r>
      <w:bookmarkEnd w:id="155"/>
      <w:bookmarkEnd w:id="156"/>
    </w:p>
    <w:p w:rsidR="005D0997" w:rsidRDefault="005D0997" w:rsidP="005D0997">
      <w:pPr>
        <w:pStyle w:val="BITSBody"/>
      </w:pPr>
      <w:r>
        <w:t>The BITS Team performs all software quality assurance testing on the OneVA Pharmacy solution.  This includes testing the front end (VistA) functionality against the RSD along with the back end (emI/replacement RX Manager). The BITS team ensures that the new functionality performs as specified, and that other functions continue to operate as expected through regression testing. The BITS Team provides the SQA Tester with the code, data, and approved test cases and test scripts for perform SQA functions. The BITS Team works with the SQA tester to document that each test has passed or failed along with the criteria for assessing a pass or a fail. The BITS Team ensures that the SQA test cases and scripts correlate to the appropriate functional requirements, tasks and user stories in the RTM by noting which requirements in the RTM are exercised by the test and what the expected outcome of the test is in meeting the requirement. The BITS Team creates a test evaluation for each product build and that for each product build tested the SQA testers complete the VistA Software Quality Assurance Checklist. The BITS Team updates all RTC tasks assigned for SQA Testing as tasks are completed documenting the results and findings.</w:t>
      </w:r>
    </w:p>
    <w:p w:rsidR="005D0997" w:rsidRDefault="005D0997" w:rsidP="005D0997">
      <w:pPr>
        <w:pStyle w:val="Heading3"/>
      </w:pPr>
      <w:bookmarkStart w:id="176" w:name="_Toc430524628"/>
      <w:bookmarkStart w:id="177" w:name="_Toc430524904"/>
      <w:bookmarkStart w:id="178" w:name="_Toc430860522"/>
      <w:r w:rsidRPr="002008EF">
        <w:t>User Functional Testing</w:t>
      </w:r>
      <w:bookmarkEnd w:id="176"/>
      <w:bookmarkEnd w:id="177"/>
      <w:bookmarkEnd w:id="178"/>
    </w:p>
    <w:p w:rsidR="005D0997" w:rsidRDefault="005D0997" w:rsidP="005D0997">
      <w:pPr>
        <w:pStyle w:val="BITSBody"/>
      </w:pPr>
      <w:r>
        <w:t>For the prototype, limited user functional testing was performed. This was achieved by providing users access to the prototype environment and allowing them to walk through prescribed use cases and test cases to confirm that the desired functionality was achieved and requirements were met. For this project, the BITS team coordinates and facilitates User Functional Testing (UFT) that will be performed by the customer. The BITS Team supports the customer with configuring test environments and providing them with test data, scenarios, and test accounts. At the completion of UFT, the customer on acceptance signs the Customer Acceptance Form which becomes part of the ACP. The BITS Team ensures that UFT testers test code according to the test cases and test scripts, and documents all pass/fail criteria. This is accomplished by ensuring that each tester has accounts, data is staged and setup ahead of testing, and that the test system is fully installed and configured by the test user.  The BITS Team supports the tests in trouble shooting any issues including installation and access issues, as required. The BITS Team collects and analyzes the test results and corrects all identified and confirmed Severity 1 and 2 defects by opening RTC tasks, tracking them, and assigning them back to the development team to mitigate.</w:t>
      </w:r>
    </w:p>
    <w:p w:rsidR="005D0997" w:rsidRDefault="005D0997" w:rsidP="005D0997">
      <w:pPr>
        <w:pStyle w:val="Heading3"/>
      </w:pPr>
      <w:bookmarkStart w:id="179" w:name="_Toc430524629"/>
      <w:bookmarkStart w:id="180" w:name="_Toc430524905"/>
      <w:bookmarkStart w:id="181" w:name="_Toc430860523"/>
      <w:r w:rsidRPr="002008EF">
        <w:t>Operational Readiness</w:t>
      </w:r>
      <w:bookmarkEnd w:id="179"/>
      <w:bookmarkEnd w:id="180"/>
      <w:bookmarkEnd w:id="181"/>
      <w:r w:rsidRPr="002008EF">
        <w:t xml:space="preserve"> </w:t>
      </w:r>
    </w:p>
    <w:p w:rsidR="005D0997" w:rsidRDefault="005D0997" w:rsidP="005D0997">
      <w:pPr>
        <w:pStyle w:val="BITSBody"/>
      </w:pPr>
      <w:r>
        <w:t>The BITS Team supports the Enterprise Systems Engineering (ESE) Enterprise Testing Service (ETS), as required. The BITS Team understands that such includes Requirements Validation Testing, Performance Testing, Integration/Interoperability Testing, Work Product Review, Test Observation and Validation, Capacity Planning, and Patient Safety Issue Testing. The BITS Team understands that any planned tests occur under the recommendations in the RATSR; in response to any inquiry, the BITS Team provides all documentation and builds to the ESE/ETS to complete its testing. The BITS Team coordinates with the ESE/ETS test schedule and incorporates their testing process and schedule as a dependency in our integrated master project schedule.  The BITS Team tracks risks associated with this testing dependency and reports all dependency impacts that may impact product delivery as yellow or red.</w:t>
      </w:r>
    </w:p>
    <w:p w:rsidR="005D0997" w:rsidRPr="002008EF" w:rsidRDefault="005D0997" w:rsidP="005D0997">
      <w:pPr>
        <w:pStyle w:val="Heading3"/>
      </w:pPr>
      <w:bookmarkStart w:id="182" w:name="_Toc430524630"/>
      <w:bookmarkStart w:id="183" w:name="_Toc430524906"/>
      <w:bookmarkStart w:id="184" w:name="_Toc430860524"/>
      <w:r w:rsidRPr="002008EF">
        <w:t>Initial Operating Capability Testing</w:t>
      </w:r>
      <w:bookmarkEnd w:id="182"/>
      <w:bookmarkEnd w:id="183"/>
      <w:bookmarkEnd w:id="184"/>
    </w:p>
    <w:p w:rsidR="005D0997" w:rsidRDefault="005D0997" w:rsidP="005D0997">
      <w:pPr>
        <w:pStyle w:val="BITSBody"/>
      </w:pPr>
      <w:r>
        <w:t>The BITS Team coordinates all aspects of the IOC testing.  In initiating the IOC testing, the BITS Team completes and submits the IOC Entry requests and ensures that all required documentation is complete and available for review.  The BITS team responds to any question from the VHA Release Management supporting the IOC Entry process.  In response to questions or concerns, the BITS team completes any subsequent requirements from VHA Release management to obtain IOC entry.  The BITS Team posts all VistA code to FORUM for test sites to obtain and install. The BITS Team provides all installation and configuration instructions to the test sites.  The BITS Team supports test sites in setting up the One VA Pharmacy Solution and provides technical support for trouble shooting issues within the IOC timeframe.  The BITS team provides SQA tested patches for all severity 1 and 2 defects discovered during the IOC timeframe. We log defects and obtain test site concurrence statements at the end of testing. At the conclusion of IOC, we complete and submit an IOC exit summary, site evaluation defect log and concurrence state to the VHA Release Management Board for approval and exit IOC.</w:t>
      </w:r>
    </w:p>
    <w:p w:rsidR="005D0997" w:rsidRDefault="005D0997" w:rsidP="005D0997">
      <w:r w:rsidRPr="009565D8">
        <w:rPr>
          <w:rFonts w:ascii="Arial" w:hAnsi="Arial" w:cs="Arial"/>
          <w:b/>
          <w:color w:val="002060"/>
          <w:sz w:val="22"/>
        </w:rPr>
        <w:t xml:space="preserve">Resources </w:t>
      </w:r>
      <w:r>
        <w:rPr>
          <w:rFonts w:ascii="Arial" w:hAnsi="Arial" w:cs="Arial"/>
          <w:b/>
          <w:color w:val="002060"/>
          <w:sz w:val="22"/>
        </w:rPr>
        <w:t>S</w:t>
      </w:r>
      <w:r w:rsidRPr="009565D8">
        <w:rPr>
          <w:rFonts w:ascii="Arial" w:hAnsi="Arial" w:cs="Arial"/>
          <w:b/>
          <w:color w:val="002060"/>
          <w:sz w:val="22"/>
        </w:rPr>
        <w:t xml:space="preserve">upporting </w:t>
      </w:r>
      <w:r w:rsidRPr="00782105">
        <w:rPr>
          <w:rFonts w:ascii="Arial" w:hAnsi="Arial" w:cs="Arial"/>
          <w:b/>
          <w:color w:val="002060"/>
          <w:sz w:val="22"/>
        </w:rPr>
        <w:t>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5"/>
        <w:gridCol w:w="700"/>
      </w:tblGrid>
      <w:tr w:rsidR="005D0997" w:rsidRPr="005A107E" w:rsidTr="00046B44">
        <w:trPr>
          <w:trHeight w:val="445"/>
          <w:tblHeader/>
          <w:jc w:val="center"/>
        </w:trPr>
        <w:tc>
          <w:tcPr>
            <w:tcW w:w="8565" w:type="dxa"/>
            <w:tcBorders>
              <w:bottom w:val="single" w:sz="4" w:space="0" w:color="auto"/>
            </w:tcBorders>
            <w:shd w:val="clear" w:color="auto" w:fill="002060"/>
            <w:noWrap/>
            <w:vAlign w:val="center"/>
            <w:hideMark/>
          </w:tcPr>
          <w:p w:rsidR="005D0997" w:rsidRPr="005A107E" w:rsidRDefault="005D0997" w:rsidP="009B47A7">
            <w:pPr>
              <w:pStyle w:val="TableTextArial10"/>
              <w:jc w:val="center"/>
              <w:rPr>
                <w:b/>
                <w:szCs w:val="20"/>
              </w:rPr>
            </w:pPr>
            <w:r w:rsidRPr="005A107E">
              <w:rPr>
                <w:b/>
                <w:szCs w:val="20"/>
              </w:rPr>
              <w:t>Labor Categories</w:t>
            </w:r>
          </w:p>
        </w:tc>
        <w:tc>
          <w:tcPr>
            <w:tcW w:w="700" w:type="dxa"/>
            <w:tcBorders>
              <w:bottom w:val="single" w:sz="4" w:space="0" w:color="auto"/>
            </w:tcBorders>
            <w:shd w:val="clear" w:color="000000" w:fill="002060"/>
            <w:vAlign w:val="center"/>
          </w:tcPr>
          <w:p w:rsidR="005D0997" w:rsidRPr="005A107E" w:rsidRDefault="005D0997" w:rsidP="009B47A7">
            <w:pPr>
              <w:pStyle w:val="TableTextArial10"/>
              <w:jc w:val="center"/>
              <w:rPr>
                <w:b/>
                <w:szCs w:val="20"/>
              </w:rPr>
            </w:pPr>
            <w:r w:rsidRPr="005A107E">
              <w:rPr>
                <w:b/>
                <w:szCs w:val="20"/>
              </w:rPr>
              <w:t>Task</w:t>
            </w:r>
          </w:p>
          <w:p w:rsidR="005D0997" w:rsidRPr="005A107E" w:rsidRDefault="005D0997" w:rsidP="009B47A7">
            <w:pPr>
              <w:pStyle w:val="TableTextArial10"/>
              <w:jc w:val="center"/>
              <w:rPr>
                <w:b/>
                <w:szCs w:val="20"/>
              </w:rPr>
            </w:pPr>
            <w:r w:rsidRPr="005A107E">
              <w:rPr>
                <w:b/>
                <w:szCs w:val="20"/>
              </w:rPr>
              <w:t>4</w:t>
            </w:r>
          </w:p>
        </w:tc>
      </w:tr>
      <w:tr w:rsidR="00082920" w:rsidRPr="005A107E" w:rsidTr="00046B44">
        <w:trPr>
          <w:trHeight w:val="107"/>
          <w:jc w:val="center"/>
        </w:trPr>
        <w:tc>
          <w:tcPr>
            <w:tcW w:w="8565" w:type="dxa"/>
            <w:shd w:val="clear" w:color="auto" w:fill="FFFFFF" w:themeFill="background1"/>
            <w:noWrap/>
          </w:tcPr>
          <w:p w:rsidR="00082920" w:rsidRPr="005A107E" w:rsidRDefault="00082920" w:rsidP="00082920">
            <w:pPr>
              <w:pStyle w:val="TableTextArial10"/>
              <w:rPr>
                <w:szCs w:val="20"/>
              </w:rPr>
            </w:pPr>
            <w:r>
              <w:t>Technical/Project Manager</w:t>
            </w:r>
            <w:r w:rsidRPr="002456DD">
              <w:t xml:space="preserve"> </w:t>
            </w:r>
          </w:p>
        </w:tc>
        <w:tc>
          <w:tcPr>
            <w:tcW w:w="700" w:type="dxa"/>
            <w:shd w:val="clear" w:color="auto" w:fill="FFFFFF" w:themeFill="background1"/>
          </w:tcPr>
          <w:p w:rsidR="00082920" w:rsidRPr="003B7DA9" w:rsidRDefault="00082920" w:rsidP="00082920">
            <w:pPr>
              <w:pStyle w:val="TableTextArial10"/>
              <w:jc w:val="center"/>
              <w:rPr>
                <w:color w:val="000000"/>
                <w:szCs w:val="20"/>
                <w:highlight w:val="yellow"/>
              </w:rPr>
            </w:pPr>
            <w:r w:rsidRPr="003B7DA9">
              <w:rPr>
                <w:highlight w:val="yellow"/>
              </w:rPr>
              <w:t>160</w:t>
            </w:r>
          </w:p>
        </w:tc>
      </w:tr>
      <w:tr w:rsidR="00082920" w:rsidRPr="005A107E" w:rsidTr="00046B44">
        <w:trPr>
          <w:trHeight w:val="264"/>
          <w:jc w:val="center"/>
        </w:trPr>
        <w:tc>
          <w:tcPr>
            <w:tcW w:w="8565" w:type="dxa"/>
            <w:tcBorders>
              <w:bottom w:val="single" w:sz="4" w:space="0" w:color="auto"/>
            </w:tcBorders>
            <w:shd w:val="clear" w:color="auto" w:fill="DDD9C3" w:themeFill="background2" w:themeFillShade="E6"/>
            <w:noWrap/>
          </w:tcPr>
          <w:p w:rsidR="00082920" w:rsidRPr="00C65478" w:rsidRDefault="00082920" w:rsidP="00082920">
            <w:pPr>
              <w:pStyle w:val="TableTextArial10"/>
              <w:rPr>
                <w:szCs w:val="20"/>
              </w:rPr>
            </w:pPr>
            <w:r>
              <w:rPr>
                <w:szCs w:val="20"/>
              </w:rPr>
              <w:t>SME-I</w:t>
            </w:r>
          </w:p>
        </w:tc>
        <w:tc>
          <w:tcPr>
            <w:tcW w:w="700" w:type="dxa"/>
            <w:tcBorders>
              <w:bottom w:val="single" w:sz="4" w:space="0" w:color="auto"/>
            </w:tcBorders>
            <w:shd w:val="clear" w:color="auto" w:fill="DDD9C3" w:themeFill="background2" w:themeFillShade="E6"/>
          </w:tcPr>
          <w:p w:rsidR="00082920" w:rsidRPr="003B7DA9" w:rsidRDefault="00082920" w:rsidP="00082920">
            <w:pPr>
              <w:pStyle w:val="TableTextArial10"/>
              <w:jc w:val="center"/>
              <w:rPr>
                <w:color w:val="000000"/>
                <w:szCs w:val="20"/>
                <w:highlight w:val="yellow"/>
              </w:rPr>
            </w:pPr>
            <w:r w:rsidRPr="003B7DA9">
              <w:rPr>
                <w:highlight w:val="yellow"/>
              </w:rPr>
              <w:t>120</w:t>
            </w:r>
          </w:p>
        </w:tc>
      </w:tr>
      <w:tr w:rsidR="00082920" w:rsidTr="00046B44">
        <w:trPr>
          <w:trHeight w:val="264"/>
          <w:jc w:val="center"/>
        </w:trPr>
        <w:tc>
          <w:tcPr>
            <w:tcW w:w="8565" w:type="dxa"/>
            <w:tcBorders>
              <w:bottom w:val="single" w:sz="4" w:space="0" w:color="auto"/>
            </w:tcBorders>
            <w:shd w:val="clear" w:color="auto" w:fill="auto"/>
            <w:noWrap/>
          </w:tcPr>
          <w:p w:rsidR="00082920" w:rsidRDefault="00082920" w:rsidP="00082920">
            <w:pPr>
              <w:pStyle w:val="TableTextArial10"/>
              <w:rPr>
                <w:szCs w:val="20"/>
              </w:rPr>
            </w:pPr>
            <w:r>
              <w:rPr>
                <w:szCs w:val="20"/>
              </w:rPr>
              <w:t>System Architect</w:t>
            </w:r>
          </w:p>
        </w:tc>
        <w:tc>
          <w:tcPr>
            <w:tcW w:w="700" w:type="dxa"/>
            <w:tcBorders>
              <w:bottom w:val="single" w:sz="4" w:space="0" w:color="auto"/>
            </w:tcBorders>
            <w:shd w:val="clear" w:color="auto" w:fill="auto"/>
          </w:tcPr>
          <w:p w:rsidR="00082920" w:rsidRPr="003B7DA9" w:rsidRDefault="00082920" w:rsidP="00082920">
            <w:pPr>
              <w:pStyle w:val="TableTextArial10"/>
              <w:jc w:val="center"/>
              <w:rPr>
                <w:highlight w:val="yellow"/>
              </w:rPr>
            </w:pPr>
            <w:r w:rsidRPr="003B7DA9">
              <w:rPr>
                <w:highlight w:val="yellow"/>
              </w:rPr>
              <w:t>240</w:t>
            </w:r>
          </w:p>
        </w:tc>
      </w:tr>
      <w:tr w:rsidR="00082920" w:rsidRPr="005A107E" w:rsidTr="00046B44">
        <w:trPr>
          <w:trHeight w:val="264"/>
          <w:jc w:val="center"/>
        </w:trPr>
        <w:tc>
          <w:tcPr>
            <w:tcW w:w="8565" w:type="dxa"/>
            <w:tcBorders>
              <w:bottom w:val="single" w:sz="4" w:space="0" w:color="auto"/>
            </w:tcBorders>
            <w:shd w:val="clear" w:color="auto" w:fill="DDD9C3" w:themeFill="background2" w:themeFillShade="E6"/>
            <w:noWrap/>
          </w:tcPr>
          <w:p w:rsidR="00082920" w:rsidRPr="005A107E" w:rsidRDefault="00082920" w:rsidP="00082920">
            <w:pPr>
              <w:pStyle w:val="TableTextArial10"/>
              <w:rPr>
                <w:szCs w:val="20"/>
              </w:rPr>
            </w:pPr>
            <w:r>
              <w:t>Vista</w:t>
            </w:r>
            <w:r w:rsidRPr="002456DD">
              <w:t xml:space="preserve"> Developer</w:t>
            </w:r>
          </w:p>
        </w:tc>
        <w:tc>
          <w:tcPr>
            <w:tcW w:w="700" w:type="dxa"/>
            <w:tcBorders>
              <w:bottom w:val="single" w:sz="4" w:space="0" w:color="auto"/>
            </w:tcBorders>
            <w:shd w:val="clear" w:color="auto" w:fill="DDD9C3" w:themeFill="background2" w:themeFillShade="E6"/>
          </w:tcPr>
          <w:p w:rsidR="00082920" w:rsidRPr="003B7DA9" w:rsidRDefault="00082920" w:rsidP="00082920">
            <w:pPr>
              <w:pStyle w:val="TableTextArial10"/>
              <w:jc w:val="center"/>
              <w:rPr>
                <w:color w:val="000000"/>
                <w:szCs w:val="20"/>
                <w:highlight w:val="yellow"/>
              </w:rPr>
            </w:pPr>
            <w:r w:rsidRPr="003B7DA9">
              <w:rPr>
                <w:highlight w:val="yellow"/>
              </w:rPr>
              <w:t>240</w:t>
            </w:r>
          </w:p>
        </w:tc>
      </w:tr>
      <w:tr w:rsidR="00082920" w:rsidRPr="005A107E" w:rsidTr="00046B44">
        <w:trPr>
          <w:trHeight w:val="264"/>
          <w:jc w:val="center"/>
        </w:trPr>
        <w:tc>
          <w:tcPr>
            <w:tcW w:w="8565" w:type="dxa"/>
            <w:shd w:val="clear" w:color="auto" w:fill="auto"/>
            <w:noWrap/>
          </w:tcPr>
          <w:p w:rsidR="00082920" w:rsidRPr="005A107E" w:rsidRDefault="00082920" w:rsidP="00082920">
            <w:pPr>
              <w:pStyle w:val="TableTextArial10"/>
              <w:rPr>
                <w:szCs w:val="20"/>
              </w:rPr>
            </w:pPr>
            <w:r>
              <w:t>Project Coordinator</w:t>
            </w:r>
          </w:p>
        </w:tc>
        <w:tc>
          <w:tcPr>
            <w:tcW w:w="700" w:type="dxa"/>
            <w:shd w:val="clear" w:color="auto" w:fill="auto"/>
          </w:tcPr>
          <w:p w:rsidR="00082920" w:rsidRPr="003B7DA9" w:rsidRDefault="00082920" w:rsidP="00082920">
            <w:pPr>
              <w:pStyle w:val="TableTextArial10"/>
              <w:jc w:val="center"/>
              <w:rPr>
                <w:i/>
                <w:color w:val="000000"/>
                <w:szCs w:val="20"/>
                <w:highlight w:val="yellow"/>
              </w:rPr>
            </w:pPr>
            <w:r w:rsidRPr="003B7DA9">
              <w:rPr>
                <w:highlight w:val="yellow"/>
              </w:rPr>
              <w:t>80</w:t>
            </w:r>
          </w:p>
        </w:tc>
      </w:tr>
      <w:tr w:rsidR="00082920" w:rsidRPr="005A107E" w:rsidTr="00046B44">
        <w:trPr>
          <w:trHeight w:val="264"/>
          <w:jc w:val="center"/>
        </w:trPr>
        <w:tc>
          <w:tcPr>
            <w:tcW w:w="8565" w:type="dxa"/>
            <w:shd w:val="clear" w:color="auto" w:fill="DDD9C3" w:themeFill="background2" w:themeFillShade="E6"/>
            <w:noWrap/>
          </w:tcPr>
          <w:p w:rsidR="00082920" w:rsidRPr="005A107E" w:rsidRDefault="00082920" w:rsidP="00082920">
            <w:pPr>
              <w:pStyle w:val="TableTextArial10"/>
              <w:rPr>
                <w:szCs w:val="20"/>
              </w:rPr>
            </w:pPr>
            <w:r>
              <w:t>Trainer/Tech Editor</w:t>
            </w:r>
          </w:p>
        </w:tc>
        <w:tc>
          <w:tcPr>
            <w:tcW w:w="700" w:type="dxa"/>
            <w:shd w:val="clear" w:color="auto" w:fill="DDD9C3" w:themeFill="background2" w:themeFillShade="E6"/>
          </w:tcPr>
          <w:p w:rsidR="00082920" w:rsidRPr="003B7DA9" w:rsidRDefault="00082920" w:rsidP="00082920">
            <w:pPr>
              <w:pStyle w:val="TableTextArial10"/>
              <w:jc w:val="center"/>
              <w:rPr>
                <w:i/>
                <w:color w:val="000000"/>
                <w:szCs w:val="20"/>
                <w:highlight w:val="yellow"/>
              </w:rPr>
            </w:pPr>
            <w:r w:rsidRPr="003B7DA9">
              <w:rPr>
                <w:highlight w:val="yellow"/>
              </w:rPr>
              <w:t>80</w:t>
            </w:r>
          </w:p>
        </w:tc>
      </w:tr>
      <w:tr w:rsidR="00082920" w:rsidRPr="005A107E" w:rsidTr="00046B44">
        <w:trPr>
          <w:trHeight w:val="264"/>
          <w:jc w:val="center"/>
        </w:trPr>
        <w:tc>
          <w:tcPr>
            <w:tcW w:w="8565" w:type="dxa"/>
            <w:shd w:val="clear" w:color="auto" w:fill="auto"/>
            <w:noWrap/>
          </w:tcPr>
          <w:p w:rsidR="00082920" w:rsidRPr="005A107E" w:rsidRDefault="00082920" w:rsidP="00082920">
            <w:pPr>
              <w:pStyle w:val="TableTextArial10"/>
              <w:rPr>
                <w:szCs w:val="20"/>
              </w:rPr>
            </w:pPr>
            <w:r>
              <w:t>QA Tester</w:t>
            </w:r>
          </w:p>
        </w:tc>
        <w:tc>
          <w:tcPr>
            <w:tcW w:w="700" w:type="dxa"/>
            <w:shd w:val="clear" w:color="auto" w:fill="auto"/>
          </w:tcPr>
          <w:p w:rsidR="00082920" w:rsidRPr="003B7DA9" w:rsidRDefault="00082920" w:rsidP="00082920">
            <w:pPr>
              <w:pStyle w:val="TableTextArial10"/>
              <w:jc w:val="center"/>
              <w:rPr>
                <w:i/>
                <w:color w:val="000000"/>
                <w:szCs w:val="20"/>
                <w:highlight w:val="yellow"/>
              </w:rPr>
            </w:pPr>
            <w:r w:rsidRPr="003B7DA9">
              <w:rPr>
                <w:highlight w:val="yellow"/>
              </w:rPr>
              <w:t>220</w:t>
            </w:r>
          </w:p>
        </w:tc>
      </w:tr>
      <w:tr w:rsidR="00082920" w:rsidRPr="005A107E" w:rsidTr="00046B44">
        <w:trPr>
          <w:trHeight w:val="264"/>
          <w:jc w:val="center"/>
        </w:trPr>
        <w:tc>
          <w:tcPr>
            <w:tcW w:w="8565" w:type="dxa"/>
            <w:shd w:val="clear" w:color="auto" w:fill="DDD9C3" w:themeFill="background2" w:themeFillShade="E6"/>
            <w:noWrap/>
          </w:tcPr>
          <w:p w:rsidR="00082920" w:rsidRPr="005A107E" w:rsidRDefault="00082920" w:rsidP="00082920">
            <w:pPr>
              <w:pStyle w:val="TableTextArial10"/>
              <w:rPr>
                <w:b/>
                <w:i/>
                <w:szCs w:val="20"/>
              </w:rPr>
            </w:pPr>
            <w:r w:rsidRPr="002456DD">
              <w:t xml:space="preserve">Test Lead </w:t>
            </w:r>
          </w:p>
        </w:tc>
        <w:tc>
          <w:tcPr>
            <w:tcW w:w="700" w:type="dxa"/>
            <w:shd w:val="clear" w:color="auto" w:fill="DDD9C3" w:themeFill="background2" w:themeFillShade="E6"/>
          </w:tcPr>
          <w:p w:rsidR="00082920" w:rsidRPr="003B7DA9" w:rsidRDefault="00082920" w:rsidP="00082920">
            <w:pPr>
              <w:pStyle w:val="TableTextArial10"/>
              <w:jc w:val="center"/>
              <w:rPr>
                <w:i/>
                <w:color w:val="000000"/>
                <w:szCs w:val="20"/>
                <w:highlight w:val="yellow"/>
              </w:rPr>
            </w:pPr>
            <w:r w:rsidRPr="003B7DA9">
              <w:rPr>
                <w:highlight w:val="yellow"/>
              </w:rPr>
              <w:t>218</w:t>
            </w:r>
          </w:p>
        </w:tc>
      </w:tr>
      <w:tr w:rsidR="00082920" w:rsidRPr="005A107E" w:rsidTr="00046B44">
        <w:trPr>
          <w:trHeight w:val="305"/>
          <w:jc w:val="center"/>
        </w:trPr>
        <w:tc>
          <w:tcPr>
            <w:tcW w:w="8565" w:type="dxa"/>
            <w:shd w:val="clear" w:color="auto" w:fill="auto"/>
            <w:noWrap/>
            <w:vAlign w:val="center"/>
          </w:tcPr>
          <w:p w:rsidR="00082920" w:rsidRPr="005A107E" w:rsidRDefault="00082920" w:rsidP="00082920">
            <w:pPr>
              <w:pStyle w:val="TableTextArial10"/>
              <w:rPr>
                <w:b/>
                <w:i/>
                <w:szCs w:val="20"/>
              </w:rPr>
            </w:pPr>
            <w:r>
              <w:rPr>
                <w:b/>
                <w:i/>
                <w:szCs w:val="20"/>
              </w:rPr>
              <w:t>Total</w:t>
            </w:r>
          </w:p>
        </w:tc>
        <w:tc>
          <w:tcPr>
            <w:tcW w:w="700" w:type="dxa"/>
            <w:shd w:val="clear" w:color="auto" w:fill="auto"/>
          </w:tcPr>
          <w:p w:rsidR="00082920" w:rsidRPr="003B7DA9" w:rsidRDefault="00082920" w:rsidP="00082920">
            <w:pPr>
              <w:pStyle w:val="TableTextArial10"/>
              <w:jc w:val="center"/>
              <w:rPr>
                <w:i/>
                <w:color w:val="000000"/>
                <w:szCs w:val="20"/>
                <w:highlight w:val="yellow"/>
              </w:rPr>
            </w:pPr>
            <w:r w:rsidRPr="003B7DA9">
              <w:rPr>
                <w:highlight w:val="yellow"/>
              </w:rPr>
              <w:t>1358</w:t>
            </w:r>
          </w:p>
        </w:tc>
      </w:tr>
    </w:tbl>
    <w:p w:rsidR="006F16BA" w:rsidRDefault="006F16BA" w:rsidP="005D0997">
      <w:pPr>
        <w:pStyle w:val="BITSBody"/>
      </w:pPr>
    </w:p>
    <w:p w:rsidR="005D0997" w:rsidRDefault="005D0997" w:rsidP="005D0997">
      <w:pPr>
        <w:rPr>
          <w:rFonts w:ascii="Arial" w:hAnsi="Arial" w:cs="Arial"/>
          <w:b/>
          <w:color w:val="002060"/>
          <w:sz w:val="22"/>
        </w:rPr>
      </w:pPr>
      <w:r w:rsidRPr="006F6E19">
        <w:rPr>
          <w:rFonts w:ascii="Arial" w:hAnsi="Arial" w:cs="Arial"/>
          <w:b/>
          <w:color w:val="002060"/>
          <w:sz w:val="22"/>
        </w:rPr>
        <w:t>Deliverables</w:t>
      </w:r>
    </w:p>
    <w:tbl>
      <w:tblPr>
        <w:tblStyle w:val="TableGrid"/>
        <w:tblW w:w="4944" w:type="pct"/>
        <w:tblInd w:w="108" w:type="dxa"/>
        <w:tblLook w:val="04A0" w:firstRow="1" w:lastRow="0" w:firstColumn="1" w:lastColumn="0" w:noHBand="0" w:noVBand="1"/>
      </w:tblPr>
      <w:tblGrid>
        <w:gridCol w:w="861"/>
        <w:gridCol w:w="4775"/>
        <w:gridCol w:w="1182"/>
        <w:gridCol w:w="2651"/>
      </w:tblGrid>
      <w:tr w:rsidR="005D0997" w:rsidRPr="00EC0D0F" w:rsidTr="009B47A7">
        <w:tc>
          <w:tcPr>
            <w:tcW w:w="427"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Task</w:t>
            </w:r>
          </w:p>
        </w:tc>
        <w:tc>
          <w:tcPr>
            <w:tcW w:w="2531"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Description</w:t>
            </w:r>
          </w:p>
        </w:tc>
        <w:tc>
          <w:tcPr>
            <w:tcW w:w="633"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Quantity</w:t>
            </w:r>
          </w:p>
        </w:tc>
        <w:tc>
          <w:tcPr>
            <w:tcW w:w="1409" w:type="pct"/>
            <w:shd w:val="clear" w:color="auto" w:fill="002060"/>
            <w:vAlign w:val="center"/>
          </w:tcPr>
          <w:p w:rsidR="005D0997" w:rsidRPr="00EC0D0F" w:rsidRDefault="005D0997" w:rsidP="009B47A7">
            <w:pPr>
              <w:pStyle w:val="TableHeadingArial10Ctr"/>
              <w:rPr>
                <w:b/>
                <w:color w:val="FFFFFF" w:themeColor="background1"/>
                <w:szCs w:val="20"/>
              </w:rPr>
            </w:pPr>
            <w:r w:rsidRPr="00EC0D0F">
              <w:rPr>
                <w:b/>
                <w:color w:val="FFFFFF" w:themeColor="background1"/>
                <w:szCs w:val="20"/>
              </w:rPr>
              <w:t>Due Date</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5.4.1.A</w:t>
            </w:r>
          </w:p>
        </w:tc>
        <w:tc>
          <w:tcPr>
            <w:tcW w:w="2531" w:type="pct"/>
            <w:vAlign w:val="center"/>
          </w:tcPr>
          <w:p w:rsidR="005D0997" w:rsidRPr="00EC0D0F" w:rsidRDefault="005D0997" w:rsidP="009B47A7">
            <w:pPr>
              <w:pStyle w:val="TableTextArial10"/>
              <w:rPr>
                <w:b/>
                <w:szCs w:val="20"/>
              </w:rPr>
            </w:pPr>
            <w:r w:rsidRPr="00EC0D0F">
              <w:rPr>
                <w:b/>
                <w:szCs w:val="20"/>
              </w:rPr>
              <w:t>Signed Master Test Plan</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5.4.1.B</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Peer and User Reviewed and Approved Test Cases and Test Scripts</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5.4.1.C</w:t>
            </w:r>
          </w:p>
        </w:tc>
        <w:tc>
          <w:tcPr>
            <w:tcW w:w="2531" w:type="pct"/>
            <w:vAlign w:val="center"/>
          </w:tcPr>
          <w:p w:rsidR="005D0997" w:rsidRPr="00EC0D0F" w:rsidRDefault="005D0997" w:rsidP="009B47A7">
            <w:pPr>
              <w:pStyle w:val="TableTextArial10"/>
              <w:rPr>
                <w:b/>
                <w:szCs w:val="20"/>
              </w:rPr>
            </w:pPr>
            <w:r w:rsidRPr="00EC0D0F">
              <w:rPr>
                <w:b/>
                <w:szCs w:val="20"/>
              </w:rPr>
              <w:t>Testing Related Tasks Entered into RTC</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5.4.1.D</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Signed IOC Site Memorandum of Understanding</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5.4.1.E</w:t>
            </w:r>
          </w:p>
        </w:tc>
        <w:tc>
          <w:tcPr>
            <w:tcW w:w="2531" w:type="pct"/>
            <w:vAlign w:val="center"/>
          </w:tcPr>
          <w:p w:rsidR="005D0997" w:rsidRPr="00EC0D0F" w:rsidRDefault="005D0997" w:rsidP="009B47A7">
            <w:pPr>
              <w:pStyle w:val="TableTextArial10"/>
              <w:rPr>
                <w:b/>
                <w:szCs w:val="20"/>
              </w:rPr>
            </w:pPr>
            <w:r w:rsidRPr="00EC0D0F">
              <w:rPr>
                <w:b/>
                <w:szCs w:val="20"/>
              </w:rPr>
              <w:t>Risk Analysis and Testing Scope Report (RATSR) results incorporated into Master Test Plan</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90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5.4.2.A</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Primary Developer Checklists</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03</w:t>
            </w:r>
          </w:p>
        </w:tc>
        <w:tc>
          <w:tcPr>
            <w:tcW w:w="1409" w:type="pct"/>
            <w:shd w:val="clear" w:color="auto" w:fill="DDD9C3" w:themeFill="background2" w:themeFillShade="E6"/>
            <w:vAlign w:val="center"/>
          </w:tcPr>
          <w:p w:rsidR="005D0997" w:rsidRPr="006616D5"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5.4.2.B</w:t>
            </w:r>
          </w:p>
        </w:tc>
        <w:tc>
          <w:tcPr>
            <w:tcW w:w="2531" w:type="pct"/>
            <w:vAlign w:val="center"/>
          </w:tcPr>
          <w:p w:rsidR="005D0997" w:rsidRPr="00EC0D0F" w:rsidRDefault="005D0997" w:rsidP="009B47A7">
            <w:pPr>
              <w:pStyle w:val="TableTextArial10"/>
              <w:rPr>
                <w:b/>
                <w:szCs w:val="20"/>
              </w:rPr>
            </w:pPr>
            <w:r w:rsidRPr="00EC0D0F">
              <w:rPr>
                <w:b/>
                <w:szCs w:val="20"/>
              </w:rPr>
              <w:t>Secondary Developer Checklists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5.4.2.C</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Updated and Approved Test Cases and Test Scripts and Results</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5.4.2.D</w:t>
            </w:r>
          </w:p>
        </w:tc>
        <w:tc>
          <w:tcPr>
            <w:tcW w:w="2531" w:type="pct"/>
            <w:vAlign w:val="center"/>
          </w:tcPr>
          <w:p w:rsidR="005D0997" w:rsidRPr="00EC0D0F" w:rsidRDefault="005D0997" w:rsidP="009B47A7">
            <w:pPr>
              <w:pStyle w:val="TableTextArial10"/>
              <w:rPr>
                <w:b/>
                <w:szCs w:val="20"/>
              </w:rPr>
            </w:pPr>
            <w:r w:rsidRPr="00EC0D0F">
              <w:rPr>
                <w:b/>
                <w:szCs w:val="20"/>
              </w:rPr>
              <w:t>HP Fortify Static Code Analyzer Scan Results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5.4.2.E</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Product Build for SQA Testing</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5.4.3.A</w:t>
            </w:r>
          </w:p>
        </w:tc>
        <w:tc>
          <w:tcPr>
            <w:tcW w:w="2531" w:type="pct"/>
            <w:vAlign w:val="center"/>
          </w:tcPr>
          <w:p w:rsidR="005D0997" w:rsidRPr="00EC0D0F" w:rsidRDefault="005D0997" w:rsidP="009B47A7">
            <w:pPr>
              <w:pStyle w:val="TableTextArial10"/>
              <w:rPr>
                <w:b/>
                <w:szCs w:val="20"/>
              </w:rPr>
            </w:pPr>
            <w:r w:rsidRPr="00EC0D0F">
              <w:rPr>
                <w:b/>
                <w:szCs w:val="20"/>
              </w:rPr>
              <w:t>Updated Test Cases and Test Scripts and Results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sidRPr="00F710FF">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5.4.3.B</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Updated Requirements Traceability Matrix</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rPr>
          <w:trHeight w:val="58"/>
        </w:trPr>
        <w:tc>
          <w:tcPr>
            <w:tcW w:w="427" w:type="pct"/>
            <w:vAlign w:val="center"/>
          </w:tcPr>
          <w:p w:rsidR="005D0997" w:rsidRPr="00EC0D0F" w:rsidRDefault="005D0997" w:rsidP="009B47A7">
            <w:pPr>
              <w:pStyle w:val="TableTextArial10"/>
              <w:jc w:val="center"/>
              <w:rPr>
                <w:b/>
                <w:szCs w:val="20"/>
              </w:rPr>
            </w:pPr>
            <w:r w:rsidRPr="00EC0D0F">
              <w:rPr>
                <w:b/>
                <w:szCs w:val="20"/>
              </w:rPr>
              <w:t>5.4.3.C</w:t>
            </w:r>
          </w:p>
        </w:tc>
        <w:tc>
          <w:tcPr>
            <w:tcW w:w="2531" w:type="pct"/>
            <w:vAlign w:val="center"/>
          </w:tcPr>
          <w:p w:rsidR="005D0997" w:rsidRPr="00EC0D0F" w:rsidRDefault="005D0997" w:rsidP="009B47A7">
            <w:pPr>
              <w:pStyle w:val="TableTextArial10"/>
              <w:rPr>
                <w:b/>
                <w:szCs w:val="20"/>
              </w:rPr>
            </w:pPr>
            <w:r w:rsidRPr="00EC0D0F">
              <w:rPr>
                <w:b/>
                <w:szCs w:val="20"/>
              </w:rPr>
              <w:t>Product Build Test Evaluations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5.4.3.D</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Product Build VistA SQA Checklists</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5.4.4.A</w:t>
            </w:r>
          </w:p>
        </w:tc>
        <w:tc>
          <w:tcPr>
            <w:tcW w:w="2531" w:type="pct"/>
            <w:vAlign w:val="center"/>
          </w:tcPr>
          <w:p w:rsidR="005D0997" w:rsidRPr="00EC0D0F" w:rsidRDefault="005D0997" w:rsidP="009B47A7">
            <w:pPr>
              <w:pStyle w:val="TableTextArial10"/>
              <w:rPr>
                <w:b/>
                <w:szCs w:val="20"/>
              </w:rPr>
            </w:pPr>
            <w:r w:rsidRPr="00EC0D0F">
              <w:rPr>
                <w:b/>
                <w:szCs w:val="20"/>
              </w:rPr>
              <w:t>UFT Test Cases and Test Scripts and Results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5.4.4.B</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Signed Customer Acceptance Form</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5.4.5.A</w:t>
            </w:r>
          </w:p>
        </w:tc>
        <w:tc>
          <w:tcPr>
            <w:tcW w:w="2531" w:type="pct"/>
            <w:vAlign w:val="center"/>
          </w:tcPr>
          <w:p w:rsidR="005D0997" w:rsidRPr="00EC0D0F" w:rsidRDefault="005D0997" w:rsidP="009B47A7">
            <w:pPr>
              <w:pStyle w:val="TableTextArial10"/>
              <w:rPr>
                <w:b/>
                <w:szCs w:val="20"/>
              </w:rPr>
            </w:pPr>
            <w:r w:rsidRPr="00EC0D0F">
              <w:rPr>
                <w:b/>
                <w:szCs w:val="20"/>
              </w:rPr>
              <w:t>Provide ESE ETS any documentation and software builds required for ESE ETS to complete testing.</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5.4.5.B</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Track and incorporate ESE ETS test schedules into the Project Schedule as a dependency.</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5.4.5.C</w:t>
            </w:r>
          </w:p>
        </w:tc>
        <w:tc>
          <w:tcPr>
            <w:tcW w:w="2531" w:type="pct"/>
            <w:vAlign w:val="center"/>
          </w:tcPr>
          <w:p w:rsidR="005D0997" w:rsidRPr="00EC0D0F" w:rsidRDefault="005D0997" w:rsidP="009B47A7">
            <w:pPr>
              <w:pStyle w:val="TableTextArial10"/>
              <w:rPr>
                <w:b/>
                <w:szCs w:val="20"/>
              </w:rPr>
            </w:pPr>
            <w:r w:rsidRPr="00EC0D0F">
              <w:rPr>
                <w:b/>
                <w:szCs w:val="20"/>
              </w:rPr>
              <w:t>Identify and track risks associated with testing related dependencies.</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5.4.5.D</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Report as “Yellow” or “Red” any testing dependencies that impact product delivery.</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vAlign w:val="center"/>
          </w:tcPr>
          <w:p w:rsidR="005D0997" w:rsidRPr="00EC0D0F" w:rsidRDefault="005D0997" w:rsidP="009B47A7">
            <w:pPr>
              <w:pStyle w:val="TableTextArial10"/>
              <w:jc w:val="center"/>
              <w:rPr>
                <w:b/>
                <w:szCs w:val="20"/>
              </w:rPr>
            </w:pPr>
            <w:r w:rsidRPr="00EC0D0F">
              <w:rPr>
                <w:b/>
                <w:szCs w:val="20"/>
              </w:rPr>
              <w:t>5.4.6.A</w:t>
            </w:r>
          </w:p>
        </w:tc>
        <w:tc>
          <w:tcPr>
            <w:tcW w:w="2531" w:type="pct"/>
            <w:vAlign w:val="center"/>
          </w:tcPr>
          <w:p w:rsidR="005D0997" w:rsidRPr="00EC0D0F" w:rsidRDefault="005D0997" w:rsidP="009B47A7">
            <w:pPr>
              <w:pStyle w:val="TableTextArial10"/>
              <w:rPr>
                <w:b/>
                <w:szCs w:val="20"/>
              </w:rPr>
            </w:pPr>
            <w:r w:rsidRPr="00EC0D0F">
              <w:rPr>
                <w:b/>
                <w:szCs w:val="20"/>
              </w:rPr>
              <w:t>IOC Entry Request and Exit Summary</w:t>
            </w:r>
          </w:p>
        </w:tc>
        <w:tc>
          <w:tcPr>
            <w:tcW w:w="633" w:type="pct"/>
            <w:vAlign w:val="center"/>
          </w:tcPr>
          <w:p w:rsidR="005D0997" w:rsidRPr="00EC0D0F" w:rsidRDefault="005D0997" w:rsidP="009B47A7">
            <w:pPr>
              <w:pStyle w:val="TableTextArial10"/>
              <w:jc w:val="center"/>
              <w:rPr>
                <w:szCs w:val="20"/>
              </w:rPr>
            </w:pPr>
            <w:r>
              <w:rPr>
                <w:szCs w:val="20"/>
              </w:rPr>
              <w:t>04</w:t>
            </w:r>
          </w:p>
        </w:tc>
        <w:tc>
          <w:tcPr>
            <w:tcW w:w="1409" w:type="pct"/>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r w:rsidR="005D0997" w:rsidRPr="00EC0D0F" w:rsidTr="009B47A7">
        <w:tc>
          <w:tcPr>
            <w:tcW w:w="427" w:type="pct"/>
            <w:shd w:val="clear" w:color="auto" w:fill="DDD9C3" w:themeFill="background2" w:themeFillShade="E6"/>
            <w:vAlign w:val="center"/>
          </w:tcPr>
          <w:p w:rsidR="005D0997" w:rsidRPr="00EC0D0F" w:rsidRDefault="005D0997" w:rsidP="009B47A7">
            <w:pPr>
              <w:pStyle w:val="TableTextArial10"/>
              <w:jc w:val="center"/>
              <w:rPr>
                <w:b/>
                <w:szCs w:val="20"/>
              </w:rPr>
            </w:pPr>
            <w:r w:rsidRPr="00EC0D0F">
              <w:rPr>
                <w:b/>
                <w:szCs w:val="20"/>
              </w:rPr>
              <w:t>5.4.6.B</w:t>
            </w:r>
          </w:p>
        </w:tc>
        <w:tc>
          <w:tcPr>
            <w:tcW w:w="2531" w:type="pct"/>
            <w:shd w:val="clear" w:color="auto" w:fill="DDD9C3" w:themeFill="background2" w:themeFillShade="E6"/>
            <w:vAlign w:val="center"/>
          </w:tcPr>
          <w:p w:rsidR="005D0997" w:rsidRPr="00EC0D0F" w:rsidRDefault="005D0997" w:rsidP="009B47A7">
            <w:pPr>
              <w:pStyle w:val="TableTextArial10"/>
              <w:rPr>
                <w:b/>
                <w:szCs w:val="20"/>
              </w:rPr>
            </w:pPr>
            <w:r w:rsidRPr="00EC0D0F">
              <w:rPr>
                <w:b/>
                <w:szCs w:val="20"/>
              </w:rPr>
              <w:t>IOC Site Evaluation Defect Log and Concurrence Statement</w:t>
            </w:r>
          </w:p>
        </w:tc>
        <w:tc>
          <w:tcPr>
            <w:tcW w:w="633" w:type="pct"/>
            <w:shd w:val="clear" w:color="auto" w:fill="DDD9C3" w:themeFill="background2" w:themeFillShade="E6"/>
            <w:vAlign w:val="center"/>
          </w:tcPr>
          <w:p w:rsidR="005D0997" w:rsidRPr="00EC0D0F" w:rsidRDefault="005D0997" w:rsidP="009B47A7">
            <w:pPr>
              <w:pStyle w:val="TableTextArial10"/>
              <w:jc w:val="center"/>
              <w:rPr>
                <w:szCs w:val="20"/>
              </w:rPr>
            </w:pPr>
            <w:r>
              <w:rPr>
                <w:szCs w:val="20"/>
              </w:rPr>
              <w:t>04</w:t>
            </w:r>
          </w:p>
        </w:tc>
        <w:tc>
          <w:tcPr>
            <w:tcW w:w="1409" w:type="pct"/>
            <w:shd w:val="clear" w:color="auto" w:fill="DDD9C3" w:themeFill="background2" w:themeFillShade="E6"/>
            <w:vAlign w:val="center"/>
          </w:tcPr>
          <w:p w:rsidR="005D0997" w:rsidRPr="00EC0D0F" w:rsidRDefault="005D0997" w:rsidP="009B47A7">
            <w:pPr>
              <w:pStyle w:val="TableTextArial10"/>
              <w:numPr>
                <w:ilvl w:val="0"/>
                <w:numId w:val="25"/>
              </w:numPr>
              <w:spacing w:before="0" w:after="0"/>
              <w:ind w:left="173" w:hanging="187"/>
              <w:rPr>
                <w:szCs w:val="20"/>
              </w:rPr>
            </w:pPr>
            <w:r>
              <w:rPr>
                <w:szCs w:val="20"/>
              </w:rPr>
              <w:t>120 days after award and update monthly</w:t>
            </w:r>
          </w:p>
        </w:tc>
      </w:tr>
    </w:tbl>
    <w:p w:rsidR="005D0997" w:rsidRPr="004C1A19" w:rsidRDefault="005D0997" w:rsidP="005D0997">
      <w:pPr>
        <w:pStyle w:val="BITSBody"/>
        <w:spacing w:after="0"/>
      </w:pPr>
    </w:p>
    <w:p w:rsidR="005D0997" w:rsidRPr="003B7DA9" w:rsidRDefault="005D0997" w:rsidP="005D0997">
      <w:pPr>
        <w:pStyle w:val="Heading2"/>
        <w:spacing w:before="0" w:after="0"/>
        <w:rPr>
          <w:highlight w:val="yellow"/>
        </w:rPr>
      </w:pPr>
      <w:bookmarkStart w:id="185" w:name="_Toc430008270"/>
      <w:bookmarkStart w:id="186" w:name="_Toc430013746"/>
      <w:bookmarkStart w:id="187" w:name="_Toc430524631"/>
      <w:bookmarkStart w:id="188" w:name="_Toc430524907"/>
      <w:bookmarkStart w:id="189" w:name="_Toc429494257"/>
      <w:bookmarkStart w:id="190" w:name="_Toc429673800"/>
      <w:bookmarkStart w:id="191" w:name="_Toc430860525"/>
      <w:r>
        <w:t>Task 5:</w:t>
      </w:r>
      <w:r w:rsidRPr="004C1A19">
        <w:t xml:space="preserve"> </w:t>
      </w:r>
      <w:bookmarkEnd w:id="185"/>
      <w:bookmarkEnd w:id="186"/>
      <w:bookmarkEnd w:id="187"/>
      <w:bookmarkEnd w:id="188"/>
      <w:bookmarkEnd w:id="189"/>
      <w:bookmarkEnd w:id="190"/>
      <w:r w:rsidR="00300CB1" w:rsidRPr="003B7DA9">
        <w:rPr>
          <w:highlight w:val="yellow"/>
        </w:rPr>
        <w:t>Introduction to VistA Intake Program</w:t>
      </w:r>
      <w:bookmarkEnd w:id="191"/>
    </w:p>
    <w:p w:rsidR="00A77C74" w:rsidRDefault="00A77C74" w:rsidP="005D0997">
      <w:pPr>
        <w:pStyle w:val="BITSBody"/>
      </w:pPr>
    </w:p>
    <w:p w:rsidR="005D0997" w:rsidRDefault="00CB6ADA" w:rsidP="005D0997">
      <w:pPr>
        <w:pStyle w:val="BITSBody"/>
      </w:pPr>
      <w:r w:rsidRPr="0058215B">
        <w:rPr>
          <w:highlight w:val="yellow"/>
        </w:rPr>
        <w:t>For</w:t>
      </w:r>
      <w:r w:rsidR="005D0997" w:rsidRPr="0058215B">
        <w:rPr>
          <w:highlight w:val="yellow"/>
        </w:rPr>
        <w:t xml:space="preserve"> this effort, BITS will update the user manual and installation guide to include </w:t>
      </w:r>
      <w:r w:rsidR="0058215B">
        <w:rPr>
          <w:highlight w:val="yellow"/>
        </w:rPr>
        <w:t>final</w:t>
      </w:r>
      <w:r w:rsidR="0058215B" w:rsidRPr="0058215B">
        <w:rPr>
          <w:highlight w:val="yellow"/>
        </w:rPr>
        <w:t xml:space="preserve"> </w:t>
      </w:r>
      <w:r w:rsidR="005D0997" w:rsidRPr="0058215B">
        <w:rPr>
          <w:highlight w:val="yellow"/>
        </w:rPr>
        <w:t xml:space="preserve">configuration and user manuals for </w:t>
      </w:r>
      <w:r w:rsidRPr="0058215B">
        <w:rPr>
          <w:highlight w:val="yellow"/>
        </w:rPr>
        <w:t xml:space="preserve">the final </w:t>
      </w:r>
      <w:r w:rsidR="005D0997" w:rsidRPr="0058215B">
        <w:rPr>
          <w:highlight w:val="yellow"/>
        </w:rPr>
        <w:t xml:space="preserve">release of the prototype with final documentation describing how </w:t>
      </w:r>
      <w:r w:rsidR="0058215B">
        <w:rPr>
          <w:highlight w:val="yellow"/>
        </w:rPr>
        <w:t xml:space="preserve">to </w:t>
      </w:r>
      <w:r w:rsidR="00A77C74" w:rsidRPr="0058215B">
        <w:rPr>
          <w:highlight w:val="yellow"/>
        </w:rPr>
        <w:t>introduce t</w:t>
      </w:r>
      <w:r w:rsidR="0058215B">
        <w:rPr>
          <w:highlight w:val="yellow"/>
        </w:rPr>
        <w:t>he capability int</w:t>
      </w:r>
      <w:r w:rsidR="00A77C74" w:rsidRPr="0058215B">
        <w:rPr>
          <w:highlight w:val="yellow"/>
        </w:rPr>
        <w:t>o the VistA Intake Program. I</w:t>
      </w:r>
      <w:r w:rsidR="005D0997" w:rsidRPr="0058215B">
        <w:rPr>
          <w:highlight w:val="yellow"/>
        </w:rPr>
        <w:t>n addition, our team understands the nuances of the evolving release process</w:t>
      </w:r>
      <w:r w:rsidR="0058215B">
        <w:rPr>
          <w:highlight w:val="yellow"/>
        </w:rPr>
        <w:t xml:space="preserve">, we will </w:t>
      </w:r>
      <w:r w:rsidR="005D0997" w:rsidRPr="0058215B">
        <w:rPr>
          <w:highlight w:val="yellow"/>
        </w:rPr>
        <w:t>ensur</w:t>
      </w:r>
      <w:r w:rsidR="0058215B">
        <w:rPr>
          <w:highlight w:val="yellow"/>
        </w:rPr>
        <w:t>e</w:t>
      </w:r>
      <w:r w:rsidR="005D0997" w:rsidRPr="0058215B">
        <w:rPr>
          <w:highlight w:val="yellow"/>
        </w:rPr>
        <w:t xml:space="preserve"> </w:t>
      </w:r>
      <w:r w:rsidR="0058215B">
        <w:rPr>
          <w:highlight w:val="yellow"/>
        </w:rPr>
        <w:t>an</w:t>
      </w:r>
      <w:r w:rsidR="0058215B" w:rsidRPr="0058215B">
        <w:rPr>
          <w:highlight w:val="yellow"/>
        </w:rPr>
        <w:t xml:space="preserve"> </w:t>
      </w:r>
      <w:r w:rsidR="005D0997" w:rsidRPr="0058215B">
        <w:rPr>
          <w:highlight w:val="yellow"/>
        </w:rPr>
        <w:t>Implementation Plan</w:t>
      </w:r>
      <w:r w:rsidR="00A77C74">
        <w:t xml:space="preserve"> and Lessons Learned Reports are c</w:t>
      </w:r>
      <w:r w:rsidR="005D0997" w:rsidRPr="002B2F55">
        <w:t>ompleted</w:t>
      </w:r>
      <w:r w:rsidR="00A77C74">
        <w:t>.</w:t>
      </w:r>
      <w:r w:rsidR="00D2663E">
        <w:t xml:space="preserve">                                                </w:t>
      </w:r>
    </w:p>
    <w:p w:rsidR="005D0997" w:rsidRDefault="00CC05D1" w:rsidP="006F16BA">
      <w:pPr>
        <w:pStyle w:val="BITSBody"/>
        <w:jc w:val="center"/>
      </w:pPr>
      <w:r>
        <w:rPr>
          <w:noProof/>
        </w:rPr>
        <w:drawing>
          <wp:inline distT="0" distB="0" distL="0" distR="0" wp14:anchorId="10436A77" wp14:editId="4A5E9F94">
            <wp:extent cx="5634990" cy="3396165"/>
            <wp:effectExtent l="152400" t="152400" r="36576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3782" cy="3407491"/>
                    </a:xfrm>
                    <a:prstGeom prst="rect">
                      <a:avLst/>
                    </a:prstGeom>
                    <a:ln>
                      <a:noFill/>
                    </a:ln>
                    <a:effectLst>
                      <a:outerShdw blurRad="292100" dist="139700" dir="2700000" algn="tl" rotWithShape="0">
                        <a:srgbClr val="333333">
                          <a:alpha val="65000"/>
                        </a:srgbClr>
                      </a:outerShdw>
                    </a:effectLst>
                  </pic:spPr>
                </pic:pic>
              </a:graphicData>
            </a:graphic>
          </wp:inline>
        </w:drawing>
      </w:r>
    </w:p>
    <w:p w:rsidR="00662214" w:rsidRPr="003E65B1" w:rsidRDefault="00662214" w:rsidP="00662214">
      <w:pPr>
        <w:pStyle w:val="Caption"/>
        <w:rPr>
          <w:rFonts w:ascii="Times New Roman" w:hAnsi="Times New Roman"/>
          <w:noProof/>
          <w:sz w:val="24"/>
        </w:rPr>
      </w:pPr>
      <w:r>
        <w:t xml:space="preserve">Figure 3. </w:t>
      </w:r>
      <w:r w:rsidR="00CC05D1" w:rsidRPr="00CC05D1">
        <w:rPr>
          <w:highlight w:val="yellow"/>
        </w:rPr>
        <w:t>VistA Intake</w:t>
      </w:r>
      <w:r w:rsidRPr="00CC05D1">
        <w:rPr>
          <w:highlight w:val="yellow"/>
        </w:rPr>
        <w:t xml:space="preserve"> Lifecycle</w:t>
      </w:r>
      <w:r>
        <w:t xml:space="preserve">  </w:t>
      </w:r>
    </w:p>
    <w:p w:rsidR="00662214" w:rsidRDefault="00662214" w:rsidP="005D0997">
      <w:pPr>
        <w:pStyle w:val="BITSBody"/>
      </w:pPr>
    </w:p>
    <w:p w:rsidR="005D0997" w:rsidRDefault="005D0997" w:rsidP="005D0997">
      <w:pPr>
        <w:pStyle w:val="Heading3"/>
        <w:rPr>
          <w:i/>
        </w:rPr>
      </w:pPr>
      <w:bookmarkStart w:id="192" w:name="_Toc430524632"/>
      <w:bookmarkStart w:id="193" w:name="_Toc430524908"/>
      <w:bookmarkStart w:id="194" w:name="_Toc430860526"/>
      <w:r w:rsidRPr="00636EC5">
        <w:t>Lessons Learned</w:t>
      </w:r>
      <w:bookmarkEnd w:id="192"/>
      <w:bookmarkEnd w:id="193"/>
      <w:bookmarkEnd w:id="194"/>
      <w:r>
        <w:t xml:space="preserve"> </w:t>
      </w:r>
    </w:p>
    <w:p w:rsidR="005D0997" w:rsidRDefault="005D0997" w:rsidP="005D0997">
      <w:pPr>
        <w:pStyle w:val="BITSBody"/>
      </w:pPr>
      <w:r>
        <w:t>BITS has inculcated Lessons Learned and knowledge transfer as key to our corporate culture. We create Lessons Learned Reports (</w:t>
      </w:r>
      <w:r w:rsidRPr="0060300E">
        <w:rPr>
          <w:rFonts w:ascii="Arial" w:eastAsia="Times New Roman" w:hAnsi="Arial" w:cs="Arial"/>
          <w:i/>
          <w:iCs w:val="0"/>
          <w:color w:val="002060"/>
          <w:sz w:val="22"/>
          <w:szCs w:val="22"/>
        </w:rPr>
        <w:t>Deliverable 5.5.A)</w:t>
      </w:r>
      <w:r>
        <w:t xml:space="preserve"> after every evolution and milestone or iteration to ensure we iteratively improve our responsiveness to stakeholder needs and increase our own organic efficiency. We actively mine our Lessons Learned by centralizing the reports in a searchable SharePoint directory enabling continuous learning and enhancement of our approach, tools, training, and communications. </w:t>
      </w:r>
      <w:r w:rsidRPr="0058215B">
        <w:rPr>
          <w:highlight w:val="yellow"/>
        </w:rPr>
        <w:t xml:space="preserve">Truly learning from lessons captured requires ease of access and data mining to avoid the pitfalls and false steps of previous efforts for those aspects of </w:t>
      </w:r>
      <w:r w:rsidR="00A77C74" w:rsidRPr="0058215B">
        <w:rPr>
          <w:highlight w:val="yellow"/>
        </w:rPr>
        <w:t xml:space="preserve">intake into VistA Program </w:t>
      </w:r>
      <w:r w:rsidRPr="0058215B">
        <w:rPr>
          <w:highlight w:val="yellow"/>
        </w:rPr>
        <w:t>within the control or influence of the team.</w:t>
      </w:r>
      <w:r>
        <w:t xml:space="preserve"> We identify changes </w:t>
      </w:r>
      <w:r w:rsidRPr="0068799A">
        <w:t xml:space="preserve">needed to a process, </w:t>
      </w:r>
      <w:r>
        <w:t xml:space="preserve">and determine if </w:t>
      </w:r>
      <w:r w:rsidRPr="0068799A">
        <w:t xml:space="preserve">process improvement will benefit </w:t>
      </w:r>
      <w:r>
        <w:t>future actions. We d</w:t>
      </w:r>
      <w:r w:rsidRPr="0068799A">
        <w:t>ocument the necessary follow-up actions with the Lessons Learned Report to ensure process improvement recommendations are communicated to the appropriate group responsible for review, approval, and implementation.</w:t>
      </w:r>
      <w:r>
        <w:t xml:space="preserve"> </w:t>
      </w:r>
      <w:r w:rsidR="009E1332" w:rsidRPr="0058215B">
        <w:rPr>
          <w:highlight w:val="yellow"/>
        </w:rPr>
        <w:t>Our team will conduct lessons learned during and after Technical Review Board meeting</w:t>
      </w:r>
      <w:r w:rsidR="00E3543B" w:rsidRPr="0058215B">
        <w:rPr>
          <w:highlight w:val="yellow"/>
        </w:rPr>
        <w:t xml:space="preserve"> and provide </w:t>
      </w:r>
      <w:r w:rsidR="001C30A9">
        <w:rPr>
          <w:highlight w:val="yellow"/>
        </w:rPr>
        <w:t xml:space="preserve">a </w:t>
      </w:r>
      <w:r w:rsidR="00E3543B" w:rsidRPr="0058215B">
        <w:rPr>
          <w:highlight w:val="yellow"/>
        </w:rPr>
        <w:t>Lessons Learn Report</w:t>
      </w:r>
      <w:r w:rsidR="009E1332" w:rsidRPr="0058215B">
        <w:rPr>
          <w:highlight w:val="yellow"/>
        </w:rPr>
        <w:t xml:space="preserve"> (</w:t>
      </w:r>
      <w:r w:rsidR="009E1332" w:rsidRPr="0058215B">
        <w:rPr>
          <w:rFonts w:ascii="Arial" w:eastAsia="Times New Roman" w:hAnsi="Arial" w:cs="Arial"/>
          <w:i/>
          <w:iCs w:val="0"/>
          <w:color w:val="002060"/>
          <w:sz w:val="22"/>
          <w:szCs w:val="22"/>
          <w:highlight w:val="yellow"/>
        </w:rPr>
        <w:t>Deliverable 5.5A</w:t>
      </w:r>
      <w:r w:rsidR="009E1332" w:rsidRPr="0058215B">
        <w:rPr>
          <w:highlight w:val="yellow"/>
        </w:rPr>
        <w:t>).</w:t>
      </w:r>
      <w:r w:rsidR="00E3543B" w:rsidRPr="0058215B">
        <w:rPr>
          <w:highlight w:val="yellow"/>
        </w:rPr>
        <w:t xml:space="preserve">  The goal of the Lessons Learn Report is </w:t>
      </w:r>
      <w:r w:rsidR="001C30A9">
        <w:rPr>
          <w:highlight w:val="yellow"/>
        </w:rPr>
        <w:t xml:space="preserve">to </w:t>
      </w:r>
      <w:r w:rsidR="00E3543B" w:rsidRPr="0058215B">
        <w:rPr>
          <w:highlight w:val="yellow"/>
        </w:rPr>
        <w:t xml:space="preserve">document items that can be improved and </w:t>
      </w:r>
      <w:r w:rsidR="001C30A9">
        <w:rPr>
          <w:highlight w:val="yellow"/>
        </w:rPr>
        <w:t xml:space="preserve">to </w:t>
      </w:r>
      <w:r w:rsidR="00E3543B" w:rsidRPr="0058215B">
        <w:rPr>
          <w:highlight w:val="yellow"/>
        </w:rPr>
        <w:t xml:space="preserve">document issues that </w:t>
      </w:r>
      <w:r w:rsidR="001C30A9">
        <w:rPr>
          <w:highlight w:val="yellow"/>
        </w:rPr>
        <w:t xml:space="preserve">may </w:t>
      </w:r>
      <w:r w:rsidR="00E3543B" w:rsidRPr="0058215B">
        <w:rPr>
          <w:highlight w:val="yellow"/>
        </w:rPr>
        <w:t>need additional consideration.</w:t>
      </w:r>
      <w:r w:rsidR="00E3543B">
        <w:t xml:space="preserve"> </w:t>
      </w:r>
    </w:p>
    <w:p w:rsidR="005D0997" w:rsidRDefault="005D0997" w:rsidP="005D0997">
      <w:pPr>
        <w:pStyle w:val="Heading3"/>
      </w:pPr>
      <w:bookmarkStart w:id="195" w:name="_Toc430524633"/>
      <w:bookmarkStart w:id="196" w:name="_Toc430524909"/>
      <w:bookmarkStart w:id="197" w:name="_Toc430860527"/>
      <w:r w:rsidRPr="005A107E">
        <w:t>Implementation Report</w:t>
      </w:r>
      <w:bookmarkEnd w:id="195"/>
      <w:bookmarkEnd w:id="196"/>
      <w:bookmarkEnd w:id="197"/>
    </w:p>
    <w:p w:rsidR="005D0997" w:rsidRDefault="0028654D" w:rsidP="005D0997">
      <w:pPr>
        <w:pStyle w:val="BITSBody"/>
      </w:pPr>
      <w:r w:rsidRPr="0028654D">
        <w:rPr>
          <w:highlight w:val="yellow"/>
        </w:rPr>
        <w:t>C</w:t>
      </w:r>
      <w:r w:rsidR="005D0997" w:rsidRPr="0028654D">
        <w:rPr>
          <w:highlight w:val="yellow"/>
        </w:rPr>
        <w:t>onsidering the size and disparity of the organization, and variances in VistA</w:t>
      </w:r>
      <w:r w:rsidR="00E461BF">
        <w:rPr>
          <w:highlight w:val="yellow"/>
        </w:rPr>
        <w:t xml:space="preserve">, </w:t>
      </w:r>
      <w:r w:rsidR="005D0997" w:rsidRPr="0028654D">
        <w:rPr>
          <w:highlight w:val="yellow"/>
        </w:rPr>
        <w:t xml:space="preserve">instantiations </w:t>
      </w:r>
      <w:r w:rsidR="00E461BF">
        <w:rPr>
          <w:highlight w:val="yellow"/>
        </w:rPr>
        <w:t xml:space="preserve">of a capability </w:t>
      </w:r>
      <w:r w:rsidR="005D0997" w:rsidRPr="0028654D">
        <w:rPr>
          <w:highlight w:val="yellow"/>
        </w:rPr>
        <w:t>i</w:t>
      </w:r>
      <w:r w:rsidR="001C30A9">
        <w:rPr>
          <w:highlight w:val="yellow"/>
        </w:rPr>
        <w:t xml:space="preserve">nto </w:t>
      </w:r>
      <w:r w:rsidR="00B2103D">
        <w:rPr>
          <w:highlight w:val="yellow"/>
        </w:rPr>
        <w:t xml:space="preserve">the enterprise </w:t>
      </w:r>
      <w:r w:rsidR="001C30A9">
        <w:rPr>
          <w:highlight w:val="yellow"/>
        </w:rPr>
        <w:t>i</w:t>
      </w:r>
      <w:r w:rsidR="005D0997" w:rsidRPr="0028654D">
        <w:rPr>
          <w:highlight w:val="yellow"/>
        </w:rPr>
        <w:t xml:space="preserve">s a significant undertaking.  There are no shortage of examples that can be cited where viable software was developed but user adoption lagged for a variety of reasons. Chief among them is the need for </w:t>
      </w:r>
      <w:r w:rsidR="00B2103D">
        <w:rPr>
          <w:highlight w:val="yellow"/>
        </w:rPr>
        <w:t xml:space="preserve">a stable product and </w:t>
      </w:r>
      <w:r w:rsidR="005D0997" w:rsidRPr="0028654D">
        <w:rPr>
          <w:highlight w:val="yellow"/>
        </w:rPr>
        <w:t xml:space="preserve">constant communication with key stakeholders and adequate multi-modal training available to provide just-in-time training for clinicians. We understand and address stakeholder concerns about altering existing workflows, actively monitoring, querying and engaging stakeholders to create the Implementation Report </w:t>
      </w:r>
      <w:r w:rsidR="005D0997" w:rsidRPr="0028654D">
        <w:rPr>
          <w:rFonts w:ascii="Arial" w:eastAsia="Times New Roman" w:hAnsi="Arial" w:cs="Arial"/>
          <w:i/>
          <w:iCs w:val="0"/>
          <w:color w:val="002060"/>
          <w:sz w:val="22"/>
          <w:szCs w:val="22"/>
          <w:highlight w:val="yellow"/>
        </w:rPr>
        <w:t>(Deliverable 5.5.B).</w:t>
      </w:r>
      <w:r w:rsidR="005D0997" w:rsidRPr="0028654D">
        <w:rPr>
          <w:highlight w:val="yellow"/>
        </w:rPr>
        <w:t xml:space="preserve"> </w:t>
      </w:r>
      <w:r w:rsidR="009E1332" w:rsidRPr="0028654D">
        <w:rPr>
          <w:highlight w:val="yellow"/>
        </w:rPr>
        <w:t xml:space="preserve">Upon </w:t>
      </w:r>
      <w:r w:rsidR="001C30A9">
        <w:rPr>
          <w:highlight w:val="yellow"/>
        </w:rPr>
        <w:t xml:space="preserve">the </w:t>
      </w:r>
      <w:r w:rsidR="009E1332" w:rsidRPr="0028654D">
        <w:rPr>
          <w:highlight w:val="yellow"/>
        </w:rPr>
        <w:t xml:space="preserve">completion of </w:t>
      </w:r>
      <w:r w:rsidR="001C30A9">
        <w:rPr>
          <w:highlight w:val="yellow"/>
        </w:rPr>
        <w:t xml:space="preserve">IOC we will provide all configuration items of the OneVA </w:t>
      </w:r>
      <w:r w:rsidR="004F35D8">
        <w:rPr>
          <w:highlight w:val="yellow"/>
        </w:rPr>
        <w:t>capability</w:t>
      </w:r>
      <w:r w:rsidR="001C30A9">
        <w:rPr>
          <w:highlight w:val="yellow"/>
        </w:rPr>
        <w:t xml:space="preserve"> to the COR</w:t>
      </w:r>
      <w:r w:rsidR="004F35D8">
        <w:rPr>
          <w:highlight w:val="yellow"/>
        </w:rPr>
        <w:t xml:space="preserve"> for review</w:t>
      </w:r>
      <w:r w:rsidR="001C30A9">
        <w:rPr>
          <w:highlight w:val="yellow"/>
        </w:rPr>
        <w:t xml:space="preserve">.  The BITS Team will attend the </w:t>
      </w:r>
      <w:r w:rsidR="009E1332" w:rsidRPr="0028654D">
        <w:rPr>
          <w:highlight w:val="yellow"/>
        </w:rPr>
        <w:t>TRB an</w:t>
      </w:r>
      <w:r w:rsidR="001C30A9">
        <w:rPr>
          <w:highlight w:val="yellow"/>
        </w:rPr>
        <w:t>d VIP Governance</w:t>
      </w:r>
      <w:r w:rsidR="009E1332" w:rsidRPr="0028654D">
        <w:rPr>
          <w:highlight w:val="yellow"/>
        </w:rPr>
        <w:t xml:space="preserve"> </w:t>
      </w:r>
      <w:r w:rsidR="001C30A9">
        <w:rPr>
          <w:highlight w:val="yellow"/>
        </w:rPr>
        <w:t xml:space="preserve">Board </w:t>
      </w:r>
      <w:r w:rsidR="00B2103D">
        <w:rPr>
          <w:highlight w:val="yellow"/>
        </w:rPr>
        <w:t xml:space="preserve">as needed to </w:t>
      </w:r>
      <w:r w:rsidR="004F35D8">
        <w:rPr>
          <w:highlight w:val="yellow"/>
        </w:rPr>
        <w:t>present the final product for acceptance</w:t>
      </w:r>
      <w:r w:rsidR="00B2103D">
        <w:rPr>
          <w:highlight w:val="yellow"/>
        </w:rPr>
        <w:t xml:space="preserve"> and to address concerns and address open issues</w:t>
      </w:r>
      <w:r w:rsidR="004F35D8">
        <w:rPr>
          <w:highlight w:val="yellow"/>
        </w:rPr>
        <w:t>.</w:t>
      </w:r>
      <w:r w:rsidR="00B2103D">
        <w:rPr>
          <w:highlight w:val="yellow"/>
        </w:rPr>
        <w:t xml:space="preserve"> After each TRB meeting a lessons learned meeting will be held and a report will document all discussion items, items of improvement, and any concerns that need to be considered by the TRB.  Upon acceptance of the capability by the board </w:t>
      </w:r>
      <w:r w:rsidR="004F35D8">
        <w:rPr>
          <w:highlight w:val="yellow"/>
        </w:rPr>
        <w:t xml:space="preserve">  </w:t>
      </w:r>
      <w:r w:rsidR="00B2103D">
        <w:rPr>
          <w:highlight w:val="yellow"/>
        </w:rPr>
        <w:t>an implementation r</w:t>
      </w:r>
      <w:r w:rsidR="004F35D8">
        <w:rPr>
          <w:highlight w:val="yellow"/>
        </w:rPr>
        <w:t xml:space="preserve">eport </w:t>
      </w:r>
      <w:r w:rsidR="00B2103D">
        <w:rPr>
          <w:highlight w:val="yellow"/>
        </w:rPr>
        <w:t xml:space="preserve">that </w:t>
      </w:r>
      <w:r w:rsidR="004F35D8">
        <w:rPr>
          <w:highlight w:val="yellow"/>
        </w:rPr>
        <w:t>summarize</w:t>
      </w:r>
      <w:r w:rsidR="00B2103D">
        <w:rPr>
          <w:highlight w:val="yellow"/>
        </w:rPr>
        <w:t>s all</w:t>
      </w:r>
      <w:r w:rsidR="004F35D8" w:rsidRPr="0028654D">
        <w:rPr>
          <w:highlight w:val="yellow"/>
        </w:rPr>
        <w:t xml:space="preserve"> the activities performed </w:t>
      </w:r>
      <w:r w:rsidR="004F35D8">
        <w:rPr>
          <w:highlight w:val="yellow"/>
        </w:rPr>
        <w:t xml:space="preserve">in IOC and </w:t>
      </w:r>
      <w:r w:rsidR="00B2103D">
        <w:rPr>
          <w:highlight w:val="yellow"/>
        </w:rPr>
        <w:t xml:space="preserve">in final </w:t>
      </w:r>
      <w:r w:rsidR="004F35D8">
        <w:rPr>
          <w:highlight w:val="yellow"/>
        </w:rPr>
        <w:t xml:space="preserve">preparation for </w:t>
      </w:r>
      <w:r w:rsidR="004F35D8" w:rsidRPr="0028654D">
        <w:rPr>
          <w:highlight w:val="yellow"/>
        </w:rPr>
        <w:t>Vista intake</w:t>
      </w:r>
      <w:r w:rsidR="00B2103D">
        <w:rPr>
          <w:highlight w:val="yellow"/>
        </w:rPr>
        <w:t xml:space="preserve"> will be delivered to the </w:t>
      </w:r>
      <w:r w:rsidR="004F35D8">
        <w:rPr>
          <w:highlight w:val="yellow"/>
        </w:rPr>
        <w:t xml:space="preserve">.  </w:t>
      </w:r>
      <w:r w:rsidR="004F35D8" w:rsidRPr="0028654D">
        <w:rPr>
          <w:highlight w:val="yellow"/>
        </w:rPr>
        <w:t>All discrepancies in the instantiated instances of the capability will be the responsibility of BITS, pe</w:t>
      </w:r>
      <w:r w:rsidR="004F35D8">
        <w:rPr>
          <w:highlight w:val="yellow"/>
        </w:rPr>
        <w:t>n</w:t>
      </w:r>
      <w:r w:rsidR="004F35D8" w:rsidRPr="0028654D">
        <w:rPr>
          <w:highlight w:val="yellow"/>
        </w:rPr>
        <w:t>ding VA assuming product operations and maintenance.</w:t>
      </w:r>
      <w:r w:rsidR="004F35D8">
        <w:rPr>
          <w:highlight w:val="yellow"/>
        </w:rPr>
        <w:t xml:space="preserve"> </w:t>
      </w:r>
      <w:r w:rsidR="00E3543B" w:rsidRPr="0028654D">
        <w:rPr>
          <w:highlight w:val="yellow"/>
        </w:rPr>
        <w:t xml:space="preserve"> </w:t>
      </w:r>
    </w:p>
    <w:p w:rsidR="005D0997" w:rsidRDefault="005D0997" w:rsidP="005D0997">
      <w:pPr>
        <w:pStyle w:val="BITSBody"/>
        <w:spacing w:after="0"/>
      </w:pPr>
    </w:p>
    <w:p w:rsidR="005D0997" w:rsidRDefault="005D0997" w:rsidP="005D0997">
      <w:pPr>
        <w:spacing w:line="240" w:lineRule="auto"/>
      </w:pPr>
      <w:r w:rsidRPr="0028654D">
        <w:rPr>
          <w:rFonts w:ascii="Arial" w:hAnsi="Arial" w:cs="Arial"/>
          <w:b/>
          <w:color w:val="002060"/>
          <w:sz w:val="22"/>
          <w:highlight w:val="yellow"/>
        </w:rPr>
        <w:t xml:space="preserve">Resources Supporting </w:t>
      </w:r>
      <w:r w:rsidR="00A77C74" w:rsidRPr="0028654D">
        <w:rPr>
          <w:rFonts w:ascii="Arial" w:hAnsi="Arial" w:cs="Arial"/>
          <w:b/>
          <w:color w:val="002060"/>
          <w:sz w:val="22"/>
          <w:highlight w:val="yellow"/>
        </w:rPr>
        <w:t>VistA Intake Program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7"/>
        <w:gridCol w:w="1147"/>
      </w:tblGrid>
      <w:tr w:rsidR="005D0997" w:rsidRPr="005A107E" w:rsidTr="009B47A7">
        <w:trPr>
          <w:trHeight w:val="445"/>
          <w:tblHeader/>
          <w:jc w:val="center"/>
        </w:trPr>
        <w:tc>
          <w:tcPr>
            <w:tcW w:w="8167" w:type="dxa"/>
            <w:tcBorders>
              <w:bottom w:val="single" w:sz="4" w:space="0" w:color="auto"/>
            </w:tcBorders>
            <w:shd w:val="clear" w:color="auto" w:fill="002060"/>
            <w:noWrap/>
            <w:vAlign w:val="center"/>
            <w:hideMark/>
          </w:tcPr>
          <w:p w:rsidR="005D0997" w:rsidRPr="005A107E" w:rsidRDefault="005D0997" w:rsidP="009B47A7">
            <w:pPr>
              <w:pStyle w:val="TableTextArial10"/>
              <w:jc w:val="center"/>
              <w:rPr>
                <w:b/>
                <w:szCs w:val="20"/>
              </w:rPr>
            </w:pPr>
            <w:r w:rsidRPr="005A107E">
              <w:rPr>
                <w:b/>
                <w:szCs w:val="20"/>
              </w:rPr>
              <w:t>Labor Categories</w:t>
            </w:r>
          </w:p>
        </w:tc>
        <w:tc>
          <w:tcPr>
            <w:tcW w:w="1147" w:type="dxa"/>
            <w:tcBorders>
              <w:bottom w:val="single" w:sz="4" w:space="0" w:color="auto"/>
            </w:tcBorders>
            <w:shd w:val="clear" w:color="000000" w:fill="002060"/>
          </w:tcPr>
          <w:p w:rsidR="005D0997" w:rsidRPr="005A107E" w:rsidRDefault="005D0997" w:rsidP="009B47A7">
            <w:pPr>
              <w:pStyle w:val="TableTextArial10"/>
              <w:jc w:val="center"/>
              <w:rPr>
                <w:b/>
                <w:szCs w:val="20"/>
              </w:rPr>
            </w:pPr>
            <w:r>
              <w:rPr>
                <w:b/>
                <w:szCs w:val="20"/>
              </w:rPr>
              <w:t>Task 5</w:t>
            </w:r>
          </w:p>
        </w:tc>
      </w:tr>
      <w:tr w:rsidR="00082920" w:rsidRPr="005A107E" w:rsidTr="009B47A7">
        <w:trPr>
          <w:trHeight w:val="107"/>
          <w:jc w:val="center"/>
        </w:trPr>
        <w:tc>
          <w:tcPr>
            <w:tcW w:w="8167" w:type="dxa"/>
            <w:shd w:val="clear" w:color="auto" w:fill="FFFFFF" w:themeFill="background1"/>
            <w:noWrap/>
          </w:tcPr>
          <w:p w:rsidR="00082920" w:rsidRPr="005A107E" w:rsidRDefault="00082920" w:rsidP="00082920">
            <w:pPr>
              <w:pStyle w:val="TableTextArial10"/>
              <w:rPr>
                <w:szCs w:val="20"/>
              </w:rPr>
            </w:pPr>
            <w:r>
              <w:t>Technical/Project Manager</w:t>
            </w:r>
            <w:r w:rsidRPr="002456DD">
              <w:t xml:space="preserve"> </w:t>
            </w:r>
          </w:p>
        </w:tc>
        <w:tc>
          <w:tcPr>
            <w:tcW w:w="1147" w:type="dxa"/>
            <w:shd w:val="clear" w:color="auto" w:fill="FFFFFF" w:themeFill="background1"/>
          </w:tcPr>
          <w:p w:rsidR="00082920" w:rsidRPr="0028654D" w:rsidRDefault="00082920" w:rsidP="00082920">
            <w:pPr>
              <w:pStyle w:val="TableTextArial10"/>
              <w:jc w:val="center"/>
              <w:rPr>
                <w:color w:val="000000"/>
                <w:szCs w:val="20"/>
                <w:highlight w:val="yellow"/>
              </w:rPr>
            </w:pPr>
            <w:r w:rsidRPr="0028654D">
              <w:rPr>
                <w:highlight w:val="yellow"/>
              </w:rPr>
              <w:t>160</w:t>
            </w:r>
          </w:p>
        </w:tc>
      </w:tr>
      <w:tr w:rsidR="00082920" w:rsidRPr="005A107E" w:rsidTr="009B47A7">
        <w:trPr>
          <w:trHeight w:val="264"/>
          <w:jc w:val="center"/>
        </w:trPr>
        <w:tc>
          <w:tcPr>
            <w:tcW w:w="8167" w:type="dxa"/>
            <w:tcBorders>
              <w:bottom w:val="single" w:sz="4" w:space="0" w:color="auto"/>
            </w:tcBorders>
            <w:shd w:val="clear" w:color="auto" w:fill="DDD9C3" w:themeFill="background2" w:themeFillShade="E6"/>
            <w:noWrap/>
          </w:tcPr>
          <w:p w:rsidR="00082920" w:rsidRPr="00C65478" w:rsidRDefault="00082920" w:rsidP="00082920">
            <w:pPr>
              <w:pStyle w:val="TableTextArial10"/>
              <w:rPr>
                <w:szCs w:val="20"/>
              </w:rPr>
            </w:pPr>
            <w:r>
              <w:rPr>
                <w:szCs w:val="20"/>
              </w:rPr>
              <w:t>SME-I</w:t>
            </w:r>
          </w:p>
        </w:tc>
        <w:tc>
          <w:tcPr>
            <w:tcW w:w="1147" w:type="dxa"/>
            <w:tcBorders>
              <w:bottom w:val="single" w:sz="4" w:space="0" w:color="auto"/>
            </w:tcBorders>
            <w:shd w:val="clear" w:color="auto" w:fill="DDD9C3" w:themeFill="background2" w:themeFillShade="E6"/>
          </w:tcPr>
          <w:p w:rsidR="00082920" w:rsidRPr="0028654D" w:rsidRDefault="00082920" w:rsidP="00082920">
            <w:pPr>
              <w:pStyle w:val="TableTextArial10"/>
              <w:jc w:val="center"/>
              <w:rPr>
                <w:color w:val="000000"/>
                <w:szCs w:val="20"/>
                <w:highlight w:val="yellow"/>
              </w:rPr>
            </w:pPr>
            <w:r w:rsidRPr="0028654D">
              <w:rPr>
                <w:highlight w:val="yellow"/>
              </w:rPr>
              <w:t>120</w:t>
            </w:r>
          </w:p>
        </w:tc>
      </w:tr>
      <w:tr w:rsidR="00082920" w:rsidTr="009B47A7">
        <w:trPr>
          <w:trHeight w:val="264"/>
          <w:jc w:val="center"/>
        </w:trPr>
        <w:tc>
          <w:tcPr>
            <w:tcW w:w="8167" w:type="dxa"/>
            <w:tcBorders>
              <w:bottom w:val="single" w:sz="4" w:space="0" w:color="auto"/>
            </w:tcBorders>
            <w:shd w:val="clear" w:color="auto" w:fill="auto"/>
            <w:noWrap/>
          </w:tcPr>
          <w:p w:rsidR="00082920" w:rsidRDefault="00082920" w:rsidP="00082920">
            <w:pPr>
              <w:pStyle w:val="TableTextArial10"/>
              <w:rPr>
                <w:szCs w:val="20"/>
              </w:rPr>
            </w:pPr>
            <w:r>
              <w:rPr>
                <w:szCs w:val="20"/>
              </w:rPr>
              <w:t>System Architect</w:t>
            </w:r>
          </w:p>
        </w:tc>
        <w:tc>
          <w:tcPr>
            <w:tcW w:w="1147" w:type="dxa"/>
            <w:tcBorders>
              <w:bottom w:val="single" w:sz="4" w:space="0" w:color="auto"/>
            </w:tcBorders>
            <w:shd w:val="clear" w:color="auto" w:fill="auto"/>
          </w:tcPr>
          <w:p w:rsidR="00082920" w:rsidRPr="0028654D" w:rsidRDefault="00082920" w:rsidP="00082920">
            <w:pPr>
              <w:pStyle w:val="TableTextArial10"/>
              <w:jc w:val="center"/>
              <w:rPr>
                <w:highlight w:val="yellow"/>
              </w:rPr>
            </w:pPr>
            <w:r w:rsidRPr="0028654D">
              <w:rPr>
                <w:highlight w:val="yellow"/>
              </w:rPr>
              <w:t>160</w:t>
            </w:r>
          </w:p>
        </w:tc>
      </w:tr>
      <w:tr w:rsidR="00082920" w:rsidRPr="005A107E" w:rsidTr="009B47A7">
        <w:trPr>
          <w:trHeight w:val="264"/>
          <w:jc w:val="center"/>
        </w:trPr>
        <w:tc>
          <w:tcPr>
            <w:tcW w:w="8167" w:type="dxa"/>
            <w:tcBorders>
              <w:bottom w:val="single" w:sz="4" w:space="0" w:color="auto"/>
            </w:tcBorders>
            <w:shd w:val="clear" w:color="auto" w:fill="DDD9C3" w:themeFill="background2" w:themeFillShade="E6"/>
            <w:noWrap/>
          </w:tcPr>
          <w:p w:rsidR="00082920" w:rsidRPr="005A107E" w:rsidRDefault="00082920" w:rsidP="00082920">
            <w:pPr>
              <w:pStyle w:val="TableTextArial10"/>
              <w:rPr>
                <w:szCs w:val="20"/>
              </w:rPr>
            </w:pPr>
            <w:r>
              <w:t>Vista</w:t>
            </w:r>
            <w:r w:rsidRPr="002456DD">
              <w:t xml:space="preserve"> Developer</w:t>
            </w:r>
          </w:p>
        </w:tc>
        <w:tc>
          <w:tcPr>
            <w:tcW w:w="1147" w:type="dxa"/>
            <w:tcBorders>
              <w:bottom w:val="single" w:sz="4" w:space="0" w:color="auto"/>
            </w:tcBorders>
            <w:shd w:val="clear" w:color="auto" w:fill="DDD9C3" w:themeFill="background2" w:themeFillShade="E6"/>
          </w:tcPr>
          <w:p w:rsidR="00082920" w:rsidRPr="0028654D" w:rsidRDefault="00082920" w:rsidP="00082920">
            <w:pPr>
              <w:pStyle w:val="TableTextArial10"/>
              <w:jc w:val="center"/>
              <w:rPr>
                <w:color w:val="000000"/>
                <w:szCs w:val="20"/>
                <w:highlight w:val="yellow"/>
              </w:rPr>
            </w:pPr>
            <w:r w:rsidRPr="0028654D">
              <w:rPr>
                <w:highlight w:val="yellow"/>
              </w:rPr>
              <w:t>160</w:t>
            </w:r>
          </w:p>
        </w:tc>
      </w:tr>
      <w:tr w:rsidR="00082920" w:rsidRPr="005A107E" w:rsidTr="009B47A7">
        <w:trPr>
          <w:trHeight w:val="264"/>
          <w:jc w:val="center"/>
        </w:trPr>
        <w:tc>
          <w:tcPr>
            <w:tcW w:w="8167" w:type="dxa"/>
            <w:shd w:val="clear" w:color="auto" w:fill="auto"/>
            <w:noWrap/>
          </w:tcPr>
          <w:p w:rsidR="00082920" w:rsidRPr="005A107E" w:rsidRDefault="00082920" w:rsidP="00082920">
            <w:pPr>
              <w:pStyle w:val="TableTextArial10"/>
              <w:rPr>
                <w:szCs w:val="20"/>
              </w:rPr>
            </w:pPr>
            <w:r>
              <w:t>Project Coordinator</w:t>
            </w:r>
          </w:p>
        </w:tc>
        <w:tc>
          <w:tcPr>
            <w:tcW w:w="1147" w:type="dxa"/>
            <w:shd w:val="clear" w:color="auto" w:fill="auto"/>
          </w:tcPr>
          <w:p w:rsidR="00082920" w:rsidRPr="0028654D" w:rsidRDefault="00082920" w:rsidP="00082920">
            <w:pPr>
              <w:pStyle w:val="TableTextArial10"/>
              <w:jc w:val="center"/>
              <w:rPr>
                <w:szCs w:val="20"/>
                <w:highlight w:val="yellow"/>
              </w:rPr>
            </w:pPr>
            <w:r w:rsidRPr="0028654D">
              <w:rPr>
                <w:highlight w:val="yellow"/>
              </w:rPr>
              <w:t>0</w:t>
            </w:r>
          </w:p>
        </w:tc>
      </w:tr>
      <w:tr w:rsidR="00082920" w:rsidRPr="005A107E" w:rsidTr="009B47A7">
        <w:trPr>
          <w:trHeight w:val="264"/>
          <w:jc w:val="center"/>
        </w:trPr>
        <w:tc>
          <w:tcPr>
            <w:tcW w:w="8167" w:type="dxa"/>
            <w:shd w:val="clear" w:color="auto" w:fill="DDD9C3" w:themeFill="background2" w:themeFillShade="E6"/>
            <w:noWrap/>
          </w:tcPr>
          <w:p w:rsidR="00082920" w:rsidRPr="005A107E" w:rsidRDefault="00082920" w:rsidP="00082920">
            <w:pPr>
              <w:pStyle w:val="TableTextArial10"/>
              <w:rPr>
                <w:szCs w:val="20"/>
              </w:rPr>
            </w:pPr>
            <w:r>
              <w:t>Trainer/Tech Editor</w:t>
            </w:r>
          </w:p>
        </w:tc>
        <w:tc>
          <w:tcPr>
            <w:tcW w:w="1147" w:type="dxa"/>
            <w:shd w:val="clear" w:color="auto" w:fill="DDD9C3" w:themeFill="background2" w:themeFillShade="E6"/>
          </w:tcPr>
          <w:p w:rsidR="00082920" w:rsidRPr="0028654D" w:rsidRDefault="00082920" w:rsidP="00082920">
            <w:pPr>
              <w:pStyle w:val="TableTextArial10"/>
              <w:jc w:val="center"/>
              <w:rPr>
                <w:szCs w:val="20"/>
                <w:highlight w:val="yellow"/>
              </w:rPr>
            </w:pPr>
            <w:r w:rsidRPr="0028654D">
              <w:rPr>
                <w:highlight w:val="yellow"/>
              </w:rPr>
              <w:t>80</w:t>
            </w:r>
          </w:p>
        </w:tc>
      </w:tr>
      <w:tr w:rsidR="00082920" w:rsidRPr="005A107E" w:rsidTr="009B47A7">
        <w:trPr>
          <w:trHeight w:val="264"/>
          <w:jc w:val="center"/>
        </w:trPr>
        <w:tc>
          <w:tcPr>
            <w:tcW w:w="8167" w:type="dxa"/>
            <w:shd w:val="clear" w:color="auto" w:fill="auto"/>
            <w:noWrap/>
          </w:tcPr>
          <w:p w:rsidR="00082920" w:rsidRPr="005A107E" w:rsidRDefault="00082920" w:rsidP="00082920">
            <w:pPr>
              <w:pStyle w:val="TableTextArial10"/>
              <w:rPr>
                <w:szCs w:val="20"/>
              </w:rPr>
            </w:pPr>
            <w:r>
              <w:t>QA Tester</w:t>
            </w:r>
          </w:p>
        </w:tc>
        <w:tc>
          <w:tcPr>
            <w:tcW w:w="1147" w:type="dxa"/>
            <w:shd w:val="clear" w:color="auto" w:fill="auto"/>
          </w:tcPr>
          <w:p w:rsidR="00082920" w:rsidRPr="0028654D" w:rsidRDefault="00082920" w:rsidP="00082920">
            <w:pPr>
              <w:pStyle w:val="TableTextArial10"/>
              <w:jc w:val="center"/>
              <w:rPr>
                <w:szCs w:val="20"/>
                <w:highlight w:val="yellow"/>
              </w:rPr>
            </w:pPr>
            <w:r w:rsidRPr="0028654D">
              <w:rPr>
                <w:highlight w:val="yellow"/>
              </w:rPr>
              <w:t>160</w:t>
            </w:r>
          </w:p>
        </w:tc>
      </w:tr>
      <w:tr w:rsidR="00082920" w:rsidRPr="005A107E" w:rsidTr="009B47A7">
        <w:trPr>
          <w:trHeight w:val="264"/>
          <w:jc w:val="center"/>
        </w:trPr>
        <w:tc>
          <w:tcPr>
            <w:tcW w:w="8167" w:type="dxa"/>
            <w:shd w:val="clear" w:color="auto" w:fill="DDD9C3" w:themeFill="background2" w:themeFillShade="E6"/>
            <w:noWrap/>
          </w:tcPr>
          <w:p w:rsidR="00082920" w:rsidRPr="005A107E" w:rsidRDefault="00082920" w:rsidP="00082920">
            <w:pPr>
              <w:pStyle w:val="TableTextArial10"/>
              <w:rPr>
                <w:b/>
                <w:i/>
                <w:szCs w:val="20"/>
              </w:rPr>
            </w:pPr>
            <w:r w:rsidRPr="002456DD">
              <w:t xml:space="preserve">Test Lead </w:t>
            </w:r>
          </w:p>
        </w:tc>
        <w:tc>
          <w:tcPr>
            <w:tcW w:w="1147" w:type="dxa"/>
            <w:shd w:val="clear" w:color="auto" w:fill="DDD9C3" w:themeFill="background2" w:themeFillShade="E6"/>
          </w:tcPr>
          <w:p w:rsidR="00082920" w:rsidRPr="0028654D" w:rsidRDefault="00082920" w:rsidP="00082920">
            <w:pPr>
              <w:pStyle w:val="TableTextArial10"/>
              <w:keepNext/>
              <w:jc w:val="center"/>
              <w:rPr>
                <w:i/>
                <w:szCs w:val="20"/>
                <w:highlight w:val="yellow"/>
              </w:rPr>
            </w:pPr>
            <w:r w:rsidRPr="0028654D">
              <w:rPr>
                <w:highlight w:val="yellow"/>
              </w:rPr>
              <w:t>270</w:t>
            </w:r>
          </w:p>
        </w:tc>
      </w:tr>
      <w:tr w:rsidR="00082920" w:rsidRPr="005A107E" w:rsidTr="009B47A7">
        <w:trPr>
          <w:trHeight w:val="305"/>
          <w:jc w:val="center"/>
        </w:trPr>
        <w:tc>
          <w:tcPr>
            <w:tcW w:w="8167" w:type="dxa"/>
            <w:shd w:val="clear" w:color="auto" w:fill="auto"/>
            <w:noWrap/>
            <w:vAlign w:val="center"/>
          </w:tcPr>
          <w:p w:rsidR="00082920" w:rsidRPr="005A107E" w:rsidRDefault="00082920" w:rsidP="00082920">
            <w:pPr>
              <w:pStyle w:val="TableTextArial10"/>
              <w:rPr>
                <w:b/>
                <w:i/>
                <w:szCs w:val="20"/>
              </w:rPr>
            </w:pPr>
            <w:r>
              <w:rPr>
                <w:b/>
                <w:i/>
                <w:szCs w:val="20"/>
              </w:rPr>
              <w:t>Total</w:t>
            </w:r>
          </w:p>
        </w:tc>
        <w:tc>
          <w:tcPr>
            <w:tcW w:w="1147" w:type="dxa"/>
            <w:shd w:val="clear" w:color="auto" w:fill="auto"/>
          </w:tcPr>
          <w:p w:rsidR="00082920" w:rsidRPr="0028654D" w:rsidRDefault="00082920" w:rsidP="00082920">
            <w:pPr>
              <w:pStyle w:val="TableTextArial10"/>
              <w:keepNext/>
              <w:jc w:val="center"/>
              <w:rPr>
                <w:i/>
                <w:szCs w:val="20"/>
                <w:highlight w:val="yellow"/>
              </w:rPr>
            </w:pPr>
            <w:r w:rsidRPr="0028654D">
              <w:rPr>
                <w:highlight w:val="yellow"/>
              </w:rPr>
              <w:t>1110</w:t>
            </w:r>
          </w:p>
        </w:tc>
      </w:tr>
    </w:tbl>
    <w:p w:rsidR="005D0997" w:rsidRDefault="005D0997" w:rsidP="005D0997">
      <w:pPr>
        <w:pStyle w:val="BITSBody"/>
      </w:pPr>
    </w:p>
    <w:p w:rsidR="005D0997" w:rsidRDefault="005D0997" w:rsidP="005D0997">
      <w:pPr>
        <w:rPr>
          <w:rFonts w:ascii="Arial" w:hAnsi="Arial" w:cs="Arial"/>
          <w:b/>
          <w:color w:val="002060"/>
          <w:sz w:val="22"/>
        </w:rPr>
      </w:pPr>
      <w:r w:rsidRPr="006F6E19">
        <w:rPr>
          <w:rFonts w:ascii="Arial" w:hAnsi="Arial" w:cs="Arial"/>
          <w:b/>
          <w:color w:val="002060"/>
          <w:sz w:val="22"/>
        </w:rPr>
        <w:t>Deliverables</w:t>
      </w:r>
    </w:p>
    <w:tbl>
      <w:tblPr>
        <w:tblStyle w:val="TableGrid"/>
        <w:tblW w:w="4944" w:type="pct"/>
        <w:tblInd w:w="108" w:type="dxa"/>
        <w:tblLook w:val="04A0" w:firstRow="1" w:lastRow="0" w:firstColumn="1" w:lastColumn="0" w:noHBand="0" w:noVBand="1"/>
      </w:tblPr>
      <w:tblGrid>
        <w:gridCol w:w="810"/>
        <w:gridCol w:w="2701"/>
        <w:gridCol w:w="1888"/>
        <w:gridCol w:w="4070"/>
      </w:tblGrid>
      <w:tr w:rsidR="005D0997" w:rsidRPr="005A107E" w:rsidTr="009B47A7">
        <w:tc>
          <w:tcPr>
            <w:tcW w:w="428" w:type="pct"/>
            <w:shd w:val="clear" w:color="auto" w:fill="002060"/>
            <w:vAlign w:val="center"/>
          </w:tcPr>
          <w:p w:rsidR="005D0997" w:rsidRPr="005A107E" w:rsidRDefault="005D0997" w:rsidP="009B47A7">
            <w:pPr>
              <w:pStyle w:val="TableHeadingArial10Ctr"/>
              <w:rPr>
                <w:b/>
                <w:color w:val="FFFFFF" w:themeColor="background1"/>
                <w:szCs w:val="20"/>
              </w:rPr>
            </w:pPr>
            <w:r w:rsidRPr="005A107E">
              <w:rPr>
                <w:b/>
                <w:color w:val="FFFFFF" w:themeColor="background1"/>
                <w:szCs w:val="20"/>
              </w:rPr>
              <w:t>Task</w:t>
            </w:r>
          </w:p>
        </w:tc>
        <w:tc>
          <w:tcPr>
            <w:tcW w:w="1426" w:type="pct"/>
            <w:shd w:val="clear" w:color="auto" w:fill="002060"/>
            <w:vAlign w:val="center"/>
          </w:tcPr>
          <w:p w:rsidR="005D0997" w:rsidRPr="005A107E" w:rsidRDefault="005D0997" w:rsidP="009B47A7">
            <w:pPr>
              <w:pStyle w:val="TableHeadingArial10Ctr"/>
              <w:rPr>
                <w:b/>
                <w:color w:val="FFFFFF" w:themeColor="background1"/>
                <w:szCs w:val="20"/>
              </w:rPr>
            </w:pPr>
            <w:r w:rsidRPr="005A107E">
              <w:rPr>
                <w:b/>
                <w:color w:val="FFFFFF" w:themeColor="background1"/>
                <w:szCs w:val="20"/>
              </w:rPr>
              <w:t>Description</w:t>
            </w:r>
          </w:p>
        </w:tc>
        <w:tc>
          <w:tcPr>
            <w:tcW w:w="997" w:type="pct"/>
            <w:shd w:val="clear" w:color="auto" w:fill="002060"/>
            <w:vAlign w:val="center"/>
          </w:tcPr>
          <w:p w:rsidR="005D0997" w:rsidRPr="005A107E" w:rsidRDefault="005D0997" w:rsidP="009B47A7">
            <w:pPr>
              <w:pStyle w:val="TableHeadingArial10Ctr"/>
              <w:rPr>
                <w:b/>
                <w:color w:val="FFFFFF" w:themeColor="background1"/>
                <w:szCs w:val="20"/>
              </w:rPr>
            </w:pPr>
            <w:r w:rsidRPr="005A107E">
              <w:rPr>
                <w:b/>
                <w:color w:val="FFFFFF" w:themeColor="background1"/>
                <w:szCs w:val="20"/>
              </w:rPr>
              <w:t>Quantity</w:t>
            </w:r>
          </w:p>
        </w:tc>
        <w:tc>
          <w:tcPr>
            <w:tcW w:w="2149" w:type="pct"/>
            <w:shd w:val="clear" w:color="auto" w:fill="002060"/>
            <w:vAlign w:val="center"/>
          </w:tcPr>
          <w:p w:rsidR="005D0997" w:rsidRPr="005A107E" w:rsidRDefault="005D0997" w:rsidP="009B47A7">
            <w:pPr>
              <w:pStyle w:val="TableHeadingArial10Ctr"/>
              <w:rPr>
                <w:b/>
                <w:color w:val="FFFFFF" w:themeColor="background1"/>
                <w:szCs w:val="20"/>
              </w:rPr>
            </w:pPr>
            <w:r w:rsidRPr="005A107E">
              <w:rPr>
                <w:b/>
                <w:color w:val="FFFFFF" w:themeColor="background1"/>
                <w:szCs w:val="20"/>
              </w:rPr>
              <w:t>Due Date</w:t>
            </w:r>
          </w:p>
        </w:tc>
      </w:tr>
      <w:tr w:rsidR="005D0997" w:rsidRPr="00B2103D" w:rsidTr="009B47A7">
        <w:tc>
          <w:tcPr>
            <w:tcW w:w="428" w:type="pct"/>
            <w:vAlign w:val="center"/>
          </w:tcPr>
          <w:p w:rsidR="005D0997" w:rsidRPr="00B2103D" w:rsidRDefault="005D0997" w:rsidP="009B47A7">
            <w:pPr>
              <w:pStyle w:val="TableTextArial10"/>
              <w:jc w:val="center"/>
              <w:rPr>
                <w:b/>
                <w:szCs w:val="20"/>
                <w:highlight w:val="yellow"/>
              </w:rPr>
            </w:pPr>
            <w:r w:rsidRPr="00B2103D">
              <w:rPr>
                <w:b/>
                <w:szCs w:val="20"/>
                <w:highlight w:val="yellow"/>
              </w:rPr>
              <w:t>5.5.A</w:t>
            </w:r>
          </w:p>
        </w:tc>
        <w:tc>
          <w:tcPr>
            <w:tcW w:w="1426" w:type="pct"/>
            <w:vAlign w:val="center"/>
          </w:tcPr>
          <w:p w:rsidR="005D0997" w:rsidRPr="00B2103D" w:rsidRDefault="005D0997" w:rsidP="009B47A7">
            <w:pPr>
              <w:pStyle w:val="TableTextArial10"/>
              <w:rPr>
                <w:b/>
                <w:szCs w:val="20"/>
                <w:highlight w:val="yellow"/>
              </w:rPr>
            </w:pPr>
            <w:r w:rsidRPr="00B2103D">
              <w:rPr>
                <w:b/>
                <w:szCs w:val="20"/>
                <w:highlight w:val="yellow"/>
              </w:rPr>
              <w:t>Lesson Learned Reports</w:t>
            </w:r>
          </w:p>
        </w:tc>
        <w:tc>
          <w:tcPr>
            <w:tcW w:w="997" w:type="pct"/>
            <w:vAlign w:val="center"/>
          </w:tcPr>
          <w:p w:rsidR="005D0997" w:rsidRPr="00B2103D" w:rsidRDefault="005D0997" w:rsidP="009B47A7">
            <w:pPr>
              <w:pStyle w:val="TableTextArial10"/>
              <w:jc w:val="center"/>
              <w:rPr>
                <w:szCs w:val="20"/>
                <w:highlight w:val="yellow"/>
              </w:rPr>
            </w:pPr>
            <w:del w:id="198" w:author="Author">
              <w:r w:rsidRPr="00B2103D" w:rsidDel="00E3543B">
                <w:rPr>
                  <w:szCs w:val="20"/>
                  <w:highlight w:val="yellow"/>
                </w:rPr>
                <w:delText>05</w:delText>
              </w:r>
            </w:del>
            <w:ins w:id="199" w:author="Author">
              <w:r w:rsidR="00E3543B" w:rsidRPr="00B2103D">
                <w:rPr>
                  <w:szCs w:val="20"/>
                  <w:highlight w:val="yellow"/>
                </w:rPr>
                <w:t>TBD</w:t>
              </w:r>
            </w:ins>
          </w:p>
        </w:tc>
        <w:tc>
          <w:tcPr>
            <w:tcW w:w="2149" w:type="pct"/>
            <w:vAlign w:val="center"/>
          </w:tcPr>
          <w:p w:rsidR="005D0997" w:rsidRPr="00B2103D" w:rsidRDefault="005D0997" w:rsidP="00E3543B">
            <w:pPr>
              <w:pStyle w:val="TableTextArial10"/>
              <w:numPr>
                <w:ilvl w:val="0"/>
                <w:numId w:val="25"/>
              </w:numPr>
              <w:spacing w:before="0" w:after="0"/>
              <w:ind w:left="173" w:hanging="187"/>
              <w:rPr>
                <w:szCs w:val="20"/>
                <w:highlight w:val="yellow"/>
              </w:rPr>
            </w:pPr>
            <w:del w:id="200" w:author="Author">
              <w:r w:rsidRPr="00B2103D" w:rsidDel="00E3543B">
                <w:rPr>
                  <w:szCs w:val="20"/>
                  <w:highlight w:val="yellow"/>
                </w:rPr>
                <w:delText>60 day after contract ward and monthly thereafter</w:delText>
              </w:r>
            </w:del>
            <w:ins w:id="201" w:author="Author">
              <w:r w:rsidR="00E3543B" w:rsidRPr="00B2103D">
                <w:rPr>
                  <w:szCs w:val="20"/>
                  <w:highlight w:val="yellow"/>
                </w:rPr>
                <w:t>TRB meeting.</w:t>
              </w:r>
            </w:ins>
          </w:p>
        </w:tc>
      </w:tr>
      <w:tr w:rsidR="005D0997" w:rsidRPr="00B2103D" w:rsidTr="009B47A7">
        <w:tc>
          <w:tcPr>
            <w:tcW w:w="428" w:type="pct"/>
            <w:shd w:val="clear" w:color="auto" w:fill="DDD9C3" w:themeFill="background2" w:themeFillShade="E6"/>
            <w:vAlign w:val="center"/>
          </w:tcPr>
          <w:p w:rsidR="005D0997" w:rsidRPr="00B2103D" w:rsidRDefault="005D0997" w:rsidP="009B47A7">
            <w:pPr>
              <w:pStyle w:val="TableTextArial10"/>
              <w:jc w:val="center"/>
              <w:rPr>
                <w:b/>
                <w:szCs w:val="20"/>
                <w:highlight w:val="yellow"/>
              </w:rPr>
            </w:pPr>
            <w:r w:rsidRPr="00B2103D">
              <w:rPr>
                <w:b/>
                <w:szCs w:val="20"/>
                <w:highlight w:val="yellow"/>
              </w:rPr>
              <w:t>5.5.B</w:t>
            </w:r>
          </w:p>
        </w:tc>
        <w:tc>
          <w:tcPr>
            <w:tcW w:w="1426" w:type="pct"/>
            <w:shd w:val="clear" w:color="auto" w:fill="DDD9C3" w:themeFill="background2" w:themeFillShade="E6"/>
            <w:vAlign w:val="center"/>
          </w:tcPr>
          <w:p w:rsidR="005D0997" w:rsidRPr="00B2103D" w:rsidRDefault="005D0997" w:rsidP="009B47A7">
            <w:pPr>
              <w:pStyle w:val="TableTextArial10"/>
              <w:rPr>
                <w:b/>
                <w:szCs w:val="20"/>
                <w:highlight w:val="yellow"/>
              </w:rPr>
            </w:pPr>
            <w:r w:rsidRPr="00B2103D">
              <w:rPr>
                <w:b/>
                <w:szCs w:val="20"/>
                <w:highlight w:val="yellow"/>
              </w:rPr>
              <w:t>Implementation Report</w:t>
            </w:r>
          </w:p>
        </w:tc>
        <w:tc>
          <w:tcPr>
            <w:tcW w:w="997" w:type="pct"/>
            <w:shd w:val="clear" w:color="auto" w:fill="DDD9C3" w:themeFill="background2" w:themeFillShade="E6"/>
            <w:vAlign w:val="center"/>
          </w:tcPr>
          <w:p w:rsidR="005D0997" w:rsidRPr="00B2103D" w:rsidRDefault="005D0997" w:rsidP="009B47A7">
            <w:pPr>
              <w:pStyle w:val="TableTextArial10"/>
              <w:jc w:val="center"/>
              <w:rPr>
                <w:szCs w:val="20"/>
                <w:highlight w:val="yellow"/>
              </w:rPr>
            </w:pPr>
            <w:del w:id="202" w:author="Author">
              <w:r w:rsidRPr="00B2103D" w:rsidDel="0028654D">
                <w:rPr>
                  <w:szCs w:val="20"/>
                  <w:highlight w:val="yellow"/>
                </w:rPr>
                <w:delText>05</w:delText>
              </w:r>
            </w:del>
            <w:ins w:id="203" w:author="Author">
              <w:r w:rsidR="0028654D" w:rsidRPr="00B2103D">
                <w:rPr>
                  <w:szCs w:val="20"/>
                  <w:highlight w:val="yellow"/>
                </w:rPr>
                <w:t>1</w:t>
              </w:r>
            </w:ins>
          </w:p>
        </w:tc>
        <w:tc>
          <w:tcPr>
            <w:tcW w:w="2149" w:type="pct"/>
            <w:shd w:val="clear" w:color="auto" w:fill="DDD9C3" w:themeFill="background2" w:themeFillShade="E6"/>
            <w:vAlign w:val="center"/>
          </w:tcPr>
          <w:p w:rsidR="005D0997" w:rsidRPr="00B2103D" w:rsidRDefault="005D0997" w:rsidP="009B47A7">
            <w:pPr>
              <w:pStyle w:val="TableTextArial10"/>
              <w:numPr>
                <w:ilvl w:val="0"/>
                <w:numId w:val="25"/>
              </w:numPr>
              <w:spacing w:before="0" w:after="0"/>
              <w:ind w:left="173" w:hanging="187"/>
              <w:rPr>
                <w:szCs w:val="20"/>
                <w:highlight w:val="yellow"/>
              </w:rPr>
            </w:pPr>
            <w:r w:rsidRPr="00B2103D">
              <w:rPr>
                <w:szCs w:val="20"/>
                <w:highlight w:val="yellow"/>
              </w:rPr>
              <w:t>60 day after contract ward and monthly thereafter</w:t>
            </w:r>
          </w:p>
        </w:tc>
      </w:tr>
      <w:tr w:rsidR="005D0997" w:rsidRPr="005A107E" w:rsidDel="00300CB1" w:rsidTr="009B47A7">
        <w:trPr>
          <w:del w:id="204" w:author="Author"/>
        </w:trPr>
        <w:tc>
          <w:tcPr>
            <w:tcW w:w="428" w:type="pct"/>
            <w:vAlign w:val="center"/>
          </w:tcPr>
          <w:p w:rsidR="005D0997" w:rsidRPr="00B2103D" w:rsidDel="00300CB1" w:rsidRDefault="005D0997" w:rsidP="009B47A7">
            <w:pPr>
              <w:pStyle w:val="TableTextArial10"/>
              <w:jc w:val="center"/>
              <w:rPr>
                <w:del w:id="205" w:author="Author"/>
                <w:b/>
                <w:szCs w:val="20"/>
                <w:highlight w:val="yellow"/>
              </w:rPr>
            </w:pPr>
            <w:del w:id="206" w:author="Author">
              <w:r w:rsidRPr="00B2103D" w:rsidDel="00300CB1">
                <w:rPr>
                  <w:b/>
                  <w:szCs w:val="20"/>
                  <w:highlight w:val="yellow"/>
                </w:rPr>
                <w:delText>5.5.C</w:delText>
              </w:r>
            </w:del>
          </w:p>
        </w:tc>
        <w:tc>
          <w:tcPr>
            <w:tcW w:w="1426" w:type="pct"/>
            <w:vAlign w:val="center"/>
          </w:tcPr>
          <w:p w:rsidR="005D0997" w:rsidRPr="00B2103D" w:rsidDel="00300CB1" w:rsidRDefault="005D0997" w:rsidP="009B47A7">
            <w:pPr>
              <w:pStyle w:val="TableTextArial10"/>
              <w:rPr>
                <w:del w:id="207" w:author="Author"/>
                <w:b/>
                <w:szCs w:val="20"/>
                <w:highlight w:val="yellow"/>
              </w:rPr>
            </w:pPr>
            <w:del w:id="208" w:author="Author">
              <w:r w:rsidRPr="00B2103D" w:rsidDel="00300CB1">
                <w:rPr>
                  <w:b/>
                  <w:szCs w:val="20"/>
                  <w:highlight w:val="yellow"/>
                </w:rPr>
                <w:delText>System Acceptance Report</w:delText>
              </w:r>
            </w:del>
          </w:p>
        </w:tc>
        <w:tc>
          <w:tcPr>
            <w:tcW w:w="997" w:type="pct"/>
            <w:vAlign w:val="center"/>
          </w:tcPr>
          <w:p w:rsidR="005D0997" w:rsidRPr="00B2103D" w:rsidDel="00300CB1" w:rsidRDefault="005D0997" w:rsidP="009B47A7">
            <w:pPr>
              <w:pStyle w:val="TableTextArial10"/>
              <w:jc w:val="center"/>
              <w:rPr>
                <w:del w:id="209" w:author="Author"/>
                <w:szCs w:val="20"/>
                <w:highlight w:val="yellow"/>
              </w:rPr>
            </w:pPr>
            <w:del w:id="210" w:author="Author">
              <w:r w:rsidRPr="00B2103D" w:rsidDel="00E461BF">
                <w:rPr>
                  <w:szCs w:val="20"/>
                  <w:highlight w:val="yellow"/>
                </w:rPr>
                <w:delText>04</w:delText>
              </w:r>
            </w:del>
          </w:p>
        </w:tc>
        <w:tc>
          <w:tcPr>
            <w:tcW w:w="2149" w:type="pct"/>
            <w:vAlign w:val="center"/>
          </w:tcPr>
          <w:p w:rsidR="005D0997" w:rsidRPr="00B2103D" w:rsidDel="00300CB1" w:rsidRDefault="005D0997" w:rsidP="009B47A7">
            <w:pPr>
              <w:pStyle w:val="TableTextArial10"/>
              <w:numPr>
                <w:ilvl w:val="0"/>
                <w:numId w:val="25"/>
              </w:numPr>
              <w:spacing w:before="0" w:after="0"/>
              <w:ind w:left="173" w:hanging="187"/>
              <w:rPr>
                <w:del w:id="211" w:author="Author"/>
                <w:szCs w:val="20"/>
                <w:highlight w:val="yellow"/>
              </w:rPr>
            </w:pPr>
            <w:del w:id="212" w:author="Author">
              <w:r w:rsidRPr="00B2103D" w:rsidDel="00300CB1">
                <w:rPr>
                  <w:szCs w:val="20"/>
                  <w:highlight w:val="yellow"/>
                </w:rPr>
                <w:delText>90 days after award and update monthly</w:delText>
              </w:r>
            </w:del>
          </w:p>
        </w:tc>
      </w:tr>
    </w:tbl>
    <w:p w:rsidR="005D0997" w:rsidRDefault="005D0997" w:rsidP="005D0997">
      <w:pPr>
        <w:spacing w:line="240" w:lineRule="auto"/>
      </w:pPr>
      <w:bookmarkStart w:id="213" w:name="_Toc430008274"/>
    </w:p>
    <w:p w:rsidR="005D0997" w:rsidRDefault="005D0997" w:rsidP="005D0997">
      <w:pPr>
        <w:pStyle w:val="Heading1"/>
        <w:spacing w:before="0" w:after="0"/>
      </w:pPr>
      <w:bookmarkStart w:id="214" w:name="_Toc430524635"/>
      <w:bookmarkStart w:id="215" w:name="_Toc430524911"/>
      <w:bookmarkStart w:id="216" w:name="_Toc430860528"/>
      <w:r>
        <w:t>Labor Categories and Hours</w:t>
      </w:r>
      <w:bookmarkEnd w:id="214"/>
      <w:bookmarkEnd w:id="215"/>
      <w:bookmarkEnd w:id="216"/>
    </w:p>
    <w:bookmarkEnd w:id="213"/>
    <w:p w:rsidR="005D0997" w:rsidRDefault="005D0997" w:rsidP="005D0997">
      <w:pPr>
        <w:pStyle w:val="BITSBody"/>
        <w:spacing w:after="0"/>
      </w:pPr>
    </w:p>
    <w:p w:rsidR="005D0997" w:rsidRPr="00F658B6" w:rsidRDefault="005D0997" w:rsidP="005D0997">
      <w:pPr>
        <w:pStyle w:val="BITSBody"/>
        <w:spacing w:after="0"/>
      </w:pPr>
      <w:r w:rsidRPr="00F658B6">
        <w:t xml:space="preserve">The BITS Team offers experience that exceeds </w:t>
      </w:r>
      <w:r w:rsidRPr="00480DCB">
        <w:t xml:space="preserve">requirements. </w:t>
      </w:r>
      <w:r w:rsidR="00662214" w:rsidRPr="00BC49BB">
        <w:t>Table below</w:t>
      </w:r>
      <w:r w:rsidR="00BC49BB">
        <w:t xml:space="preserve"> </w:t>
      </w:r>
      <w:r w:rsidRPr="00F658B6">
        <w:t>provides the labor categories, and the position’s role and description in support of the f</w:t>
      </w:r>
      <w:r>
        <w:t>ive</w:t>
      </w:r>
      <w:r w:rsidRPr="00F658B6">
        <w:t xml:space="preserve"> tasks for </w:t>
      </w:r>
      <w:r>
        <w:t xml:space="preserve">implementing </w:t>
      </w:r>
      <w:r w:rsidRPr="00F658B6">
        <w:t>OneVA Pharmacy.</w:t>
      </w:r>
    </w:p>
    <w:p w:rsidR="005D0997" w:rsidRDefault="005D0997" w:rsidP="005D0997">
      <w:pPr>
        <w:spacing w:line="240" w:lineRule="auto"/>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8"/>
        <w:gridCol w:w="887"/>
        <w:gridCol w:w="837"/>
        <w:gridCol w:w="818"/>
        <w:gridCol w:w="699"/>
        <w:gridCol w:w="921"/>
        <w:gridCol w:w="1292"/>
      </w:tblGrid>
      <w:tr w:rsidR="00662214" w:rsidRPr="005A107E" w:rsidTr="006B5416">
        <w:trPr>
          <w:trHeight w:val="458"/>
          <w:tblHeader/>
        </w:trPr>
        <w:tc>
          <w:tcPr>
            <w:tcW w:w="3848" w:type="dxa"/>
            <w:tcBorders>
              <w:bottom w:val="single" w:sz="4" w:space="0" w:color="auto"/>
            </w:tcBorders>
            <w:shd w:val="clear" w:color="auto" w:fill="002060"/>
            <w:noWrap/>
            <w:vAlign w:val="center"/>
            <w:hideMark/>
          </w:tcPr>
          <w:p w:rsidR="00662214" w:rsidRPr="005A107E" w:rsidRDefault="00662214" w:rsidP="009B47A7">
            <w:pPr>
              <w:pStyle w:val="TableTextArial10"/>
              <w:jc w:val="center"/>
              <w:rPr>
                <w:b/>
                <w:szCs w:val="20"/>
              </w:rPr>
            </w:pPr>
            <w:r w:rsidRPr="005A107E">
              <w:rPr>
                <w:b/>
                <w:szCs w:val="20"/>
              </w:rPr>
              <w:t>Labor Categories</w:t>
            </w:r>
          </w:p>
        </w:tc>
        <w:tc>
          <w:tcPr>
            <w:tcW w:w="887" w:type="dxa"/>
            <w:tcBorders>
              <w:bottom w:val="single" w:sz="4" w:space="0" w:color="auto"/>
            </w:tcBorders>
            <w:shd w:val="clear" w:color="000000" w:fill="002060"/>
            <w:noWrap/>
            <w:vAlign w:val="center"/>
          </w:tcPr>
          <w:p w:rsidR="00662214" w:rsidRPr="005A107E" w:rsidRDefault="00662214" w:rsidP="009B47A7">
            <w:pPr>
              <w:pStyle w:val="TableTextArial10"/>
              <w:jc w:val="center"/>
              <w:rPr>
                <w:b/>
                <w:szCs w:val="20"/>
              </w:rPr>
            </w:pPr>
            <w:r w:rsidRPr="005A107E">
              <w:rPr>
                <w:b/>
                <w:szCs w:val="20"/>
              </w:rPr>
              <w:t>Task</w:t>
            </w:r>
          </w:p>
          <w:p w:rsidR="00662214" w:rsidRPr="005A107E" w:rsidRDefault="00662214" w:rsidP="009B47A7">
            <w:pPr>
              <w:pStyle w:val="TableTextArial10"/>
              <w:jc w:val="center"/>
              <w:rPr>
                <w:b/>
                <w:szCs w:val="20"/>
              </w:rPr>
            </w:pPr>
            <w:r w:rsidRPr="005A107E">
              <w:rPr>
                <w:b/>
                <w:szCs w:val="20"/>
              </w:rPr>
              <w:t>1</w:t>
            </w:r>
          </w:p>
        </w:tc>
        <w:tc>
          <w:tcPr>
            <w:tcW w:w="837" w:type="dxa"/>
            <w:tcBorders>
              <w:bottom w:val="single" w:sz="4" w:space="0" w:color="auto"/>
            </w:tcBorders>
            <w:shd w:val="clear" w:color="000000" w:fill="002060"/>
            <w:vAlign w:val="center"/>
          </w:tcPr>
          <w:p w:rsidR="00662214" w:rsidRPr="005A107E" w:rsidRDefault="00662214" w:rsidP="009B47A7">
            <w:pPr>
              <w:pStyle w:val="TableTextArial10"/>
              <w:jc w:val="center"/>
              <w:rPr>
                <w:b/>
                <w:szCs w:val="20"/>
              </w:rPr>
            </w:pPr>
            <w:r w:rsidRPr="005A107E">
              <w:rPr>
                <w:b/>
                <w:szCs w:val="20"/>
              </w:rPr>
              <w:t>Task</w:t>
            </w:r>
          </w:p>
          <w:p w:rsidR="00662214" w:rsidRPr="005A107E" w:rsidRDefault="00662214" w:rsidP="009B47A7">
            <w:pPr>
              <w:pStyle w:val="TableTextArial10"/>
              <w:jc w:val="center"/>
              <w:rPr>
                <w:b/>
                <w:szCs w:val="20"/>
              </w:rPr>
            </w:pPr>
            <w:r w:rsidRPr="005A107E">
              <w:rPr>
                <w:b/>
                <w:szCs w:val="20"/>
              </w:rPr>
              <w:t>2</w:t>
            </w:r>
          </w:p>
        </w:tc>
        <w:tc>
          <w:tcPr>
            <w:tcW w:w="818" w:type="dxa"/>
            <w:tcBorders>
              <w:bottom w:val="single" w:sz="4" w:space="0" w:color="auto"/>
            </w:tcBorders>
            <w:shd w:val="clear" w:color="000000" w:fill="002060"/>
            <w:vAlign w:val="center"/>
          </w:tcPr>
          <w:p w:rsidR="00662214" w:rsidRPr="005A107E" w:rsidRDefault="00662214" w:rsidP="009B47A7">
            <w:pPr>
              <w:pStyle w:val="TableTextArial10"/>
              <w:jc w:val="center"/>
              <w:rPr>
                <w:b/>
                <w:szCs w:val="20"/>
              </w:rPr>
            </w:pPr>
            <w:r w:rsidRPr="005A107E">
              <w:rPr>
                <w:b/>
                <w:szCs w:val="20"/>
              </w:rPr>
              <w:t>Task</w:t>
            </w:r>
          </w:p>
          <w:p w:rsidR="00662214" w:rsidRPr="005A107E" w:rsidRDefault="00662214" w:rsidP="009B47A7">
            <w:pPr>
              <w:pStyle w:val="TableTextArial10"/>
              <w:jc w:val="center"/>
              <w:rPr>
                <w:b/>
                <w:szCs w:val="20"/>
              </w:rPr>
            </w:pPr>
            <w:r w:rsidRPr="005A107E">
              <w:rPr>
                <w:b/>
                <w:szCs w:val="20"/>
              </w:rPr>
              <w:t>3</w:t>
            </w:r>
          </w:p>
        </w:tc>
        <w:tc>
          <w:tcPr>
            <w:tcW w:w="699" w:type="dxa"/>
            <w:tcBorders>
              <w:bottom w:val="single" w:sz="4" w:space="0" w:color="auto"/>
            </w:tcBorders>
            <w:shd w:val="clear" w:color="000000" w:fill="002060"/>
            <w:vAlign w:val="center"/>
          </w:tcPr>
          <w:p w:rsidR="00662214" w:rsidRPr="005A107E" w:rsidRDefault="00662214" w:rsidP="009B47A7">
            <w:pPr>
              <w:pStyle w:val="TableTextArial10"/>
              <w:jc w:val="center"/>
              <w:rPr>
                <w:b/>
                <w:szCs w:val="20"/>
              </w:rPr>
            </w:pPr>
            <w:r w:rsidRPr="005A107E">
              <w:rPr>
                <w:b/>
                <w:szCs w:val="20"/>
              </w:rPr>
              <w:t>Task</w:t>
            </w:r>
          </w:p>
          <w:p w:rsidR="00662214" w:rsidRPr="005A107E" w:rsidRDefault="00662214" w:rsidP="009B47A7">
            <w:pPr>
              <w:pStyle w:val="TableTextArial10"/>
              <w:jc w:val="center"/>
              <w:rPr>
                <w:b/>
                <w:szCs w:val="20"/>
              </w:rPr>
            </w:pPr>
            <w:r w:rsidRPr="005A107E">
              <w:rPr>
                <w:b/>
                <w:szCs w:val="20"/>
              </w:rPr>
              <w:t>4</w:t>
            </w:r>
          </w:p>
        </w:tc>
        <w:tc>
          <w:tcPr>
            <w:tcW w:w="921" w:type="dxa"/>
            <w:tcBorders>
              <w:bottom w:val="single" w:sz="4" w:space="0" w:color="auto"/>
            </w:tcBorders>
            <w:shd w:val="clear" w:color="000000" w:fill="002060"/>
          </w:tcPr>
          <w:p w:rsidR="006B5416" w:rsidRDefault="00662214" w:rsidP="009B47A7">
            <w:pPr>
              <w:pStyle w:val="TableTextArial10"/>
              <w:jc w:val="center"/>
              <w:rPr>
                <w:b/>
                <w:szCs w:val="20"/>
              </w:rPr>
            </w:pPr>
            <w:r>
              <w:rPr>
                <w:b/>
                <w:szCs w:val="20"/>
              </w:rPr>
              <w:t>Task</w:t>
            </w:r>
          </w:p>
          <w:p w:rsidR="00662214" w:rsidRPr="005A107E" w:rsidRDefault="00662214" w:rsidP="009B47A7">
            <w:pPr>
              <w:pStyle w:val="TableTextArial10"/>
              <w:jc w:val="center"/>
              <w:rPr>
                <w:b/>
                <w:szCs w:val="20"/>
              </w:rPr>
            </w:pPr>
            <w:r>
              <w:rPr>
                <w:b/>
                <w:szCs w:val="20"/>
              </w:rPr>
              <w:t xml:space="preserve"> 5</w:t>
            </w:r>
          </w:p>
        </w:tc>
        <w:tc>
          <w:tcPr>
            <w:tcW w:w="1280" w:type="dxa"/>
            <w:tcBorders>
              <w:bottom w:val="single" w:sz="4" w:space="0" w:color="auto"/>
            </w:tcBorders>
            <w:shd w:val="clear" w:color="000000" w:fill="002060"/>
            <w:vAlign w:val="center"/>
          </w:tcPr>
          <w:p w:rsidR="00662214" w:rsidRPr="005A107E" w:rsidRDefault="00662214" w:rsidP="009B47A7">
            <w:pPr>
              <w:pStyle w:val="TableTextArial10"/>
              <w:jc w:val="center"/>
              <w:rPr>
                <w:b/>
                <w:szCs w:val="20"/>
              </w:rPr>
            </w:pPr>
            <w:r w:rsidRPr="005A107E">
              <w:rPr>
                <w:b/>
                <w:szCs w:val="20"/>
              </w:rPr>
              <w:t xml:space="preserve">Total </w:t>
            </w:r>
          </w:p>
        </w:tc>
      </w:tr>
      <w:tr w:rsidR="008B77EF" w:rsidRPr="005A107E" w:rsidTr="006B5416">
        <w:trPr>
          <w:trHeight w:val="110"/>
        </w:trPr>
        <w:tc>
          <w:tcPr>
            <w:tcW w:w="3848" w:type="dxa"/>
            <w:shd w:val="clear" w:color="auto" w:fill="FFFFFF" w:themeFill="background1"/>
            <w:noWrap/>
          </w:tcPr>
          <w:p w:rsidR="008B77EF" w:rsidRPr="005A107E" w:rsidRDefault="008B77EF" w:rsidP="008B77EF">
            <w:pPr>
              <w:pStyle w:val="TableTextArial10"/>
              <w:rPr>
                <w:szCs w:val="20"/>
              </w:rPr>
            </w:pPr>
            <w:r>
              <w:t>Technical/Project Manager</w:t>
            </w:r>
            <w:r w:rsidRPr="002456DD">
              <w:t xml:space="preserve"> </w:t>
            </w:r>
          </w:p>
        </w:tc>
        <w:tc>
          <w:tcPr>
            <w:tcW w:w="887" w:type="dxa"/>
            <w:shd w:val="clear" w:color="auto" w:fill="FFFFFF" w:themeFill="background1"/>
            <w:noWrap/>
          </w:tcPr>
          <w:p w:rsidR="008B77EF" w:rsidRPr="00E461BF" w:rsidRDefault="008B77EF" w:rsidP="008B77EF">
            <w:pPr>
              <w:pStyle w:val="TableTextArial10"/>
              <w:jc w:val="center"/>
              <w:rPr>
                <w:color w:val="000000"/>
                <w:szCs w:val="20"/>
                <w:highlight w:val="yellow"/>
              </w:rPr>
            </w:pPr>
            <w:r w:rsidRPr="00E461BF">
              <w:rPr>
                <w:highlight w:val="yellow"/>
              </w:rPr>
              <w:t>220</w:t>
            </w:r>
          </w:p>
        </w:tc>
        <w:tc>
          <w:tcPr>
            <w:tcW w:w="837" w:type="dxa"/>
            <w:shd w:val="clear" w:color="auto" w:fill="FFFFFF" w:themeFill="background1"/>
          </w:tcPr>
          <w:p w:rsidR="008B77EF" w:rsidRPr="00E461BF" w:rsidRDefault="008B77EF" w:rsidP="008B77EF">
            <w:pPr>
              <w:pStyle w:val="TableTextArial10"/>
              <w:jc w:val="center"/>
              <w:rPr>
                <w:color w:val="000000"/>
                <w:szCs w:val="20"/>
                <w:highlight w:val="yellow"/>
              </w:rPr>
            </w:pPr>
            <w:r w:rsidRPr="00E461BF">
              <w:rPr>
                <w:highlight w:val="yellow"/>
              </w:rPr>
              <w:t>120</w:t>
            </w:r>
          </w:p>
        </w:tc>
        <w:tc>
          <w:tcPr>
            <w:tcW w:w="818" w:type="dxa"/>
            <w:shd w:val="clear" w:color="auto" w:fill="FFFFFF" w:themeFill="background1"/>
          </w:tcPr>
          <w:p w:rsidR="008B77EF" w:rsidRPr="00E461BF" w:rsidRDefault="008B77EF" w:rsidP="008B77EF">
            <w:pPr>
              <w:pStyle w:val="TableTextArial10"/>
              <w:jc w:val="center"/>
              <w:rPr>
                <w:color w:val="000000"/>
                <w:szCs w:val="20"/>
                <w:highlight w:val="yellow"/>
              </w:rPr>
            </w:pPr>
            <w:r w:rsidRPr="00E461BF">
              <w:rPr>
                <w:highlight w:val="yellow"/>
              </w:rPr>
              <w:t>280</w:t>
            </w:r>
          </w:p>
        </w:tc>
        <w:tc>
          <w:tcPr>
            <w:tcW w:w="699" w:type="dxa"/>
            <w:shd w:val="clear" w:color="auto" w:fill="FFFFFF" w:themeFill="background1"/>
          </w:tcPr>
          <w:p w:rsidR="008B77EF" w:rsidRPr="00E461BF" w:rsidRDefault="008B77EF" w:rsidP="008B77EF">
            <w:pPr>
              <w:pStyle w:val="TableTextArial10"/>
              <w:jc w:val="center"/>
              <w:rPr>
                <w:color w:val="000000"/>
                <w:szCs w:val="20"/>
                <w:highlight w:val="yellow"/>
              </w:rPr>
            </w:pPr>
            <w:r w:rsidRPr="00E461BF">
              <w:rPr>
                <w:highlight w:val="yellow"/>
              </w:rPr>
              <w:t>160</w:t>
            </w:r>
          </w:p>
        </w:tc>
        <w:tc>
          <w:tcPr>
            <w:tcW w:w="921" w:type="dxa"/>
            <w:shd w:val="clear" w:color="auto" w:fill="FFFFFF" w:themeFill="background1"/>
          </w:tcPr>
          <w:p w:rsidR="008B77EF" w:rsidRPr="00E461BF" w:rsidRDefault="008B77EF" w:rsidP="008B77EF">
            <w:pPr>
              <w:pStyle w:val="TableTextArial10"/>
              <w:jc w:val="center"/>
              <w:rPr>
                <w:color w:val="000000"/>
                <w:szCs w:val="20"/>
                <w:highlight w:val="yellow"/>
              </w:rPr>
            </w:pPr>
            <w:r w:rsidRPr="00E461BF">
              <w:rPr>
                <w:highlight w:val="yellow"/>
              </w:rPr>
              <w:t>160</w:t>
            </w:r>
          </w:p>
        </w:tc>
        <w:tc>
          <w:tcPr>
            <w:tcW w:w="1292" w:type="dxa"/>
            <w:shd w:val="clear" w:color="auto" w:fill="FFFFFF" w:themeFill="background1"/>
          </w:tcPr>
          <w:p w:rsidR="008B77EF" w:rsidRPr="00E461BF" w:rsidRDefault="008B77EF" w:rsidP="008B77EF">
            <w:pPr>
              <w:pStyle w:val="TableTextArial10"/>
              <w:jc w:val="center"/>
              <w:rPr>
                <w:color w:val="000000"/>
                <w:szCs w:val="20"/>
                <w:highlight w:val="yellow"/>
              </w:rPr>
            </w:pPr>
            <w:r w:rsidRPr="00E461BF">
              <w:rPr>
                <w:highlight w:val="yellow"/>
              </w:rPr>
              <w:t>940</w:t>
            </w:r>
          </w:p>
        </w:tc>
      </w:tr>
      <w:tr w:rsidR="008B77EF" w:rsidRPr="005A107E" w:rsidTr="006B5416">
        <w:trPr>
          <w:trHeight w:val="271"/>
        </w:trPr>
        <w:tc>
          <w:tcPr>
            <w:tcW w:w="3848" w:type="dxa"/>
            <w:tcBorders>
              <w:bottom w:val="single" w:sz="4" w:space="0" w:color="auto"/>
            </w:tcBorders>
            <w:shd w:val="clear" w:color="auto" w:fill="DDD9C3" w:themeFill="background2" w:themeFillShade="E6"/>
            <w:noWrap/>
          </w:tcPr>
          <w:p w:rsidR="008B77EF" w:rsidRPr="00C65478" w:rsidRDefault="008B77EF" w:rsidP="008B77EF">
            <w:pPr>
              <w:pStyle w:val="TableTextArial10"/>
              <w:rPr>
                <w:szCs w:val="20"/>
              </w:rPr>
            </w:pPr>
            <w:r>
              <w:rPr>
                <w:szCs w:val="20"/>
              </w:rPr>
              <w:t>SME-I</w:t>
            </w:r>
          </w:p>
        </w:tc>
        <w:tc>
          <w:tcPr>
            <w:tcW w:w="887" w:type="dxa"/>
            <w:tcBorders>
              <w:bottom w:val="single" w:sz="4" w:space="0" w:color="auto"/>
            </w:tcBorders>
            <w:shd w:val="clear" w:color="auto" w:fill="DDD9C3" w:themeFill="background2" w:themeFillShade="E6"/>
            <w:noWrap/>
          </w:tcPr>
          <w:p w:rsidR="008B77EF" w:rsidRPr="00E461BF" w:rsidRDefault="008B77EF" w:rsidP="008B77EF">
            <w:pPr>
              <w:pStyle w:val="TableTextArial10"/>
              <w:jc w:val="center"/>
              <w:rPr>
                <w:color w:val="000000"/>
                <w:szCs w:val="20"/>
                <w:highlight w:val="yellow"/>
              </w:rPr>
            </w:pPr>
            <w:r w:rsidRPr="00E461BF">
              <w:rPr>
                <w:highlight w:val="yellow"/>
              </w:rPr>
              <w:t>80</w:t>
            </w:r>
          </w:p>
        </w:tc>
        <w:tc>
          <w:tcPr>
            <w:tcW w:w="837"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140</w:t>
            </w:r>
          </w:p>
        </w:tc>
        <w:tc>
          <w:tcPr>
            <w:tcW w:w="818"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80</w:t>
            </w:r>
          </w:p>
        </w:tc>
        <w:tc>
          <w:tcPr>
            <w:tcW w:w="699"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120</w:t>
            </w:r>
          </w:p>
        </w:tc>
        <w:tc>
          <w:tcPr>
            <w:tcW w:w="921"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120</w:t>
            </w:r>
          </w:p>
        </w:tc>
        <w:tc>
          <w:tcPr>
            <w:tcW w:w="1292"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540</w:t>
            </w:r>
          </w:p>
        </w:tc>
      </w:tr>
      <w:tr w:rsidR="008B77EF" w:rsidRPr="005A107E" w:rsidTr="006B5416">
        <w:trPr>
          <w:trHeight w:val="271"/>
        </w:trPr>
        <w:tc>
          <w:tcPr>
            <w:tcW w:w="3848" w:type="dxa"/>
            <w:tcBorders>
              <w:bottom w:val="single" w:sz="4" w:space="0" w:color="auto"/>
            </w:tcBorders>
            <w:shd w:val="clear" w:color="auto" w:fill="auto"/>
            <w:noWrap/>
          </w:tcPr>
          <w:p w:rsidR="008B77EF" w:rsidRDefault="008B77EF" w:rsidP="008B77EF">
            <w:pPr>
              <w:pStyle w:val="TableTextArial10"/>
              <w:rPr>
                <w:szCs w:val="20"/>
              </w:rPr>
            </w:pPr>
            <w:r>
              <w:rPr>
                <w:szCs w:val="20"/>
              </w:rPr>
              <w:t>System Architect</w:t>
            </w:r>
          </w:p>
        </w:tc>
        <w:tc>
          <w:tcPr>
            <w:tcW w:w="887" w:type="dxa"/>
            <w:tcBorders>
              <w:bottom w:val="single" w:sz="4" w:space="0" w:color="auto"/>
            </w:tcBorders>
            <w:shd w:val="clear" w:color="auto" w:fill="auto"/>
            <w:noWrap/>
          </w:tcPr>
          <w:p w:rsidR="008B77EF" w:rsidRPr="00E461BF" w:rsidRDefault="008B77EF" w:rsidP="008B77EF">
            <w:pPr>
              <w:pStyle w:val="TableTextArial10"/>
              <w:jc w:val="center"/>
              <w:rPr>
                <w:highlight w:val="yellow"/>
              </w:rPr>
            </w:pPr>
            <w:r w:rsidRPr="00E461BF">
              <w:rPr>
                <w:highlight w:val="yellow"/>
              </w:rPr>
              <w:t>40</w:t>
            </w:r>
          </w:p>
        </w:tc>
        <w:tc>
          <w:tcPr>
            <w:tcW w:w="837" w:type="dxa"/>
            <w:tcBorders>
              <w:bottom w:val="single" w:sz="4" w:space="0" w:color="auto"/>
            </w:tcBorders>
            <w:shd w:val="clear" w:color="auto" w:fill="auto"/>
          </w:tcPr>
          <w:p w:rsidR="008B77EF" w:rsidRPr="00E461BF" w:rsidRDefault="008B77EF" w:rsidP="008B77EF">
            <w:pPr>
              <w:pStyle w:val="TableTextArial10"/>
              <w:jc w:val="center"/>
              <w:rPr>
                <w:highlight w:val="yellow"/>
              </w:rPr>
            </w:pPr>
            <w:r w:rsidRPr="00E461BF">
              <w:rPr>
                <w:highlight w:val="yellow"/>
              </w:rPr>
              <w:t>160</w:t>
            </w:r>
          </w:p>
        </w:tc>
        <w:tc>
          <w:tcPr>
            <w:tcW w:w="818" w:type="dxa"/>
            <w:tcBorders>
              <w:bottom w:val="single" w:sz="4" w:space="0" w:color="auto"/>
            </w:tcBorders>
            <w:shd w:val="clear" w:color="auto" w:fill="auto"/>
          </w:tcPr>
          <w:p w:rsidR="008B77EF" w:rsidRPr="00E461BF" w:rsidRDefault="008B77EF" w:rsidP="008B77EF">
            <w:pPr>
              <w:pStyle w:val="TableTextArial10"/>
              <w:jc w:val="center"/>
              <w:rPr>
                <w:highlight w:val="yellow"/>
              </w:rPr>
            </w:pPr>
            <w:r w:rsidRPr="00E461BF">
              <w:rPr>
                <w:highlight w:val="yellow"/>
              </w:rPr>
              <w:t>340</w:t>
            </w:r>
          </w:p>
        </w:tc>
        <w:tc>
          <w:tcPr>
            <w:tcW w:w="699" w:type="dxa"/>
            <w:tcBorders>
              <w:bottom w:val="single" w:sz="4" w:space="0" w:color="auto"/>
            </w:tcBorders>
            <w:shd w:val="clear" w:color="auto" w:fill="auto"/>
          </w:tcPr>
          <w:p w:rsidR="008B77EF" w:rsidRPr="00E461BF" w:rsidRDefault="008B77EF" w:rsidP="008B77EF">
            <w:pPr>
              <w:pStyle w:val="TableTextArial10"/>
              <w:jc w:val="center"/>
              <w:rPr>
                <w:highlight w:val="yellow"/>
              </w:rPr>
            </w:pPr>
            <w:r w:rsidRPr="00E461BF">
              <w:rPr>
                <w:highlight w:val="yellow"/>
              </w:rPr>
              <w:t>240</w:t>
            </w:r>
          </w:p>
        </w:tc>
        <w:tc>
          <w:tcPr>
            <w:tcW w:w="921" w:type="dxa"/>
            <w:tcBorders>
              <w:bottom w:val="single" w:sz="4" w:space="0" w:color="auto"/>
            </w:tcBorders>
            <w:shd w:val="clear" w:color="auto" w:fill="auto"/>
          </w:tcPr>
          <w:p w:rsidR="008B77EF" w:rsidRPr="00E461BF" w:rsidRDefault="008B77EF" w:rsidP="008B77EF">
            <w:pPr>
              <w:pStyle w:val="TableTextArial10"/>
              <w:jc w:val="center"/>
              <w:rPr>
                <w:highlight w:val="yellow"/>
              </w:rPr>
            </w:pPr>
            <w:r w:rsidRPr="00E461BF">
              <w:rPr>
                <w:highlight w:val="yellow"/>
              </w:rPr>
              <w:t>160</w:t>
            </w:r>
          </w:p>
        </w:tc>
        <w:tc>
          <w:tcPr>
            <w:tcW w:w="1292" w:type="dxa"/>
            <w:tcBorders>
              <w:bottom w:val="single" w:sz="4" w:space="0" w:color="auto"/>
            </w:tcBorders>
            <w:shd w:val="clear" w:color="auto" w:fill="auto"/>
          </w:tcPr>
          <w:p w:rsidR="008B77EF" w:rsidRPr="00E461BF" w:rsidRDefault="008B77EF" w:rsidP="008B77EF">
            <w:pPr>
              <w:pStyle w:val="TableTextArial10"/>
              <w:jc w:val="center"/>
              <w:rPr>
                <w:highlight w:val="yellow"/>
              </w:rPr>
            </w:pPr>
            <w:r w:rsidRPr="00E461BF">
              <w:rPr>
                <w:highlight w:val="yellow"/>
              </w:rPr>
              <w:t>940</w:t>
            </w:r>
          </w:p>
        </w:tc>
      </w:tr>
      <w:tr w:rsidR="008B77EF" w:rsidRPr="005A107E" w:rsidTr="006B5416">
        <w:trPr>
          <w:trHeight w:val="271"/>
        </w:trPr>
        <w:tc>
          <w:tcPr>
            <w:tcW w:w="3848" w:type="dxa"/>
            <w:tcBorders>
              <w:bottom w:val="single" w:sz="4" w:space="0" w:color="auto"/>
            </w:tcBorders>
            <w:shd w:val="clear" w:color="auto" w:fill="DDD9C3" w:themeFill="background2" w:themeFillShade="E6"/>
            <w:noWrap/>
          </w:tcPr>
          <w:p w:rsidR="008B77EF" w:rsidRPr="005A107E" w:rsidRDefault="008B77EF" w:rsidP="008B77EF">
            <w:pPr>
              <w:pStyle w:val="TableTextArial10"/>
              <w:rPr>
                <w:szCs w:val="20"/>
              </w:rPr>
            </w:pPr>
            <w:r>
              <w:t>Vista</w:t>
            </w:r>
            <w:r w:rsidRPr="002456DD">
              <w:t xml:space="preserve"> Developer</w:t>
            </w:r>
          </w:p>
        </w:tc>
        <w:tc>
          <w:tcPr>
            <w:tcW w:w="887" w:type="dxa"/>
            <w:tcBorders>
              <w:bottom w:val="single" w:sz="4" w:space="0" w:color="auto"/>
            </w:tcBorders>
            <w:shd w:val="clear" w:color="auto" w:fill="DDD9C3" w:themeFill="background2" w:themeFillShade="E6"/>
            <w:noWrap/>
          </w:tcPr>
          <w:p w:rsidR="008B77EF" w:rsidRPr="00E461BF" w:rsidRDefault="008B77EF" w:rsidP="008B77EF">
            <w:pPr>
              <w:pStyle w:val="TableTextArial10"/>
              <w:jc w:val="center"/>
              <w:rPr>
                <w:color w:val="000000"/>
                <w:szCs w:val="20"/>
                <w:highlight w:val="yellow"/>
              </w:rPr>
            </w:pPr>
            <w:r w:rsidRPr="00E461BF">
              <w:rPr>
                <w:highlight w:val="yellow"/>
              </w:rPr>
              <w:t>40</w:t>
            </w:r>
          </w:p>
        </w:tc>
        <w:tc>
          <w:tcPr>
            <w:tcW w:w="837"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160</w:t>
            </w:r>
          </w:p>
        </w:tc>
        <w:tc>
          <w:tcPr>
            <w:tcW w:w="818"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340</w:t>
            </w:r>
          </w:p>
        </w:tc>
        <w:tc>
          <w:tcPr>
            <w:tcW w:w="699"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240</w:t>
            </w:r>
          </w:p>
        </w:tc>
        <w:tc>
          <w:tcPr>
            <w:tcW w:w="921"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160</w:t>
            </w:r>
          </w:p>
        </w:tc>
        <w:tc>
          <w:tcPr>
            <w:tcW w:w="1292" w:type="dxa"/>
            <w:tcBorders>
              <w:bottom w:val="single" w:sz="4" w:space="0" w:color="auto"/>
            </w:tcBorders>
            <w:shd w:val="clear" w:color="auto" w:fill="DDD9C3" w:themeFill="background2" w:themeFillShade="E6"/>
          </w:tcPr>
          <w:p w:rsidR="008B77EF" w:rsidRPr="00E461BF" w:rsidRDefault="008B77EF" w:rsidP="008B77EF">
            <w:pPr>
              <w:pStyle w:val="TableTextArial10"/>
              <w:jc w:val="center"/>
              <w:rPr>
                <w:color w:val="000000"/>
                <w:szCs w:val="20"/>
                <w:highlight w:val="yellow"/>
              </w:rPr>
            </w:pPr>
            <w:r w:rsidRPr="00E461BF">
              <w:rPr>
                <w:highlight w:val="yellow"/>
              </w:rPr>
              <w:t>940</w:t>
            </w:r>
          </w:p>
        </w:tc>
      </w:tr>
      <w:tr w:rsidR="008B77EF" w:rsidRPr="005A107E" w:rsidTr="006B5416">
        <w:trPr>
          <w:trHeight w:val="271"/>
        </w:trPr>
        <w:tc>
          <w:tcPr>
            <w:tcW w:w="3848" w:type="dxa"/>
            <w:shd w:val="clear" w:color="auto" w:fill="auto"/>
            <w:noWrap/>
          </w:tcPr>
          <w:p w:rsidR="008B77EF" w:rsidRPr="005A107E" w:rsidRDefault="008B77EF" w:rsidP="008B77EF">
            <w:pPr>
              <w:pStyle w:val="TableTextArial10"/>
              <w:rPr>
                <w:szCs w:val="20"/>
              </w:rPr>
            </w:pPr>
            <w:r>
              <w:t>Project Coordinator</w:t>
            </w:r>
          </w:p>
        </w:tc>
        <w:tc>
          <w:tcPr>
            <w:tcW w:w="887" w:type="dxa"/>
            <w:shd w:val="clear" w:color="auto" w:fill="auto"/>
            <w:noWrap/>
          </w:tcPr>
          <w:p w:rsidR="008B77EF" w:rsidRPr="00E461BF" w:rsidRDefault="008B77EF" w:rsidP="008B77EF">
            <w:pPr>
              <w:pStyle w:val="TableTextArial10"/>
              <w:jc w:val="center"/>
              <w:rPr>
                <w:i/>
                <w:color w:val="000000"/>
                <w:szCs w:val="20"/>
                <w:highlight w:val="yellow"/>
              </w:rPr>
            </w:pPr>
            <w:r w:rsidRPr="00E461BF">
              <w:rPr>
                <w:highlight w:val="yellow"/>
              </w:rPr>
              <w:t>200</w:t>
            </w:r>
          </w:p>
        </w:tc>
        <w:tc>
          <w:tcPr>
            <w:tcW w:w="837"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120</w:t>
            </w:r>
          </w:p>
        </w:tc>
        <w:tc>
          <w:tcPr>
            <w:tcW w:w="818"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80</w:t>
            </w:r>
          </w:p>
        </w:tc>
        <w:tc>
          <w:tcPr>
            <w:tcW w:w="699"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80</w:t>
            </w:r>
          </w:p>
        </w:tc>
        <w:tc>
          <w:tcPr>
            <w:tcW w:w="921" w:type="dxa"/>
            <w:shd w:val="clear" w:color="auto" w:fill="auto"/>
          </w:tcPr>
          <w:p w:rsidR="008B77EF" w:rsidRPr="00E461BF" w:rsidRDefault="008B77EF" w:rsidP="008B77EF">
            <w:pPr>
              <w:pStyle w:val="TableTextArial10"/>
              <w:jc w:val="center"/>
              <w:rPr>
                <w:szCs w:val="20"/>
                <w:highlight w:val="yellow"/>
              </w:rPr>
            </w:pPr>
            <w:r w:rsidRPr="00E461BF">
              <w:rPr>
                <w:highlight w:val="yellow"/>
              </w:rPr>
              <w:t>0</w:t>
            </w:r>
          </w:p>
        </w:tc>
        <w:tc>
          <w:tcPr>
            <w:tcW w:w="1292" w:type="dxa"/>
            <w:shd w:val="clear" w:color="auto" w:fill="auto"/>
          </w:tcPr>
          <w:p w:rsidR="008B77EF" w:rsidRPr="00E461BF" w:rsidRDefault="008B77EF" w:rsidP="008B77EF">
            <w:pPr>
              <w:pStyle w:val="TableTextArial10"/>
              <w:jc w:val="center"/>
              <w:rPr>
                <w:szCs w:val="20"/>
                <w:highlight w:val="yellow"/>
              </w:rPr>
            </w:pPr>
            <w:r w:rsidRPr="00E461BF">
              <w:rPr>
                <w:highlight w:val="yellow"/>
              </w:rPr>
              <w:t>480</w:t>
            </w:r>
          </w:p>
        </w:tc>
      </w:tr>
      <w:tr w:rsidR="008B77EF" w:rsidRPr="005A107E" w:rsidTr="006B5416">
        <w:trPr>
          <w:trHeight w:val="271"/>
        </w:trPr>
        <w:tc>
          <w:tcPr>
            <w:tcW w:w="3848" w:type="dxa"/>
            <w:shd w:val="clear" w:color="auto" w:fill="DDD9C3" w:themeFill="background2" w:themeFillShade="E6"/>
            <w:noWrap/>
          </w:tcPr>
          <w:p w:rsidR="008B77EF" w:rsidRPr="005A107E" w:rsidRDefault="008B77EF" w:rsidP="008B77EF">
            <w:pPr>
              <w:pStyle w:val="TableTextArial10"/>
              <w:rPr>
                <w:szCs w:val="20"/>
              </w:rPr>
            </w:pPr>
            <w:r>
              <w:t>Trainer/Tech Editor</w:t>
            </w:r>
          </w:p>
        </w:tc>
        <w:tc>
          <w:tcPr>
            <w:tcW w:w="887" w:type="dxa"/>
            <w:shd w:val="clear" w:color="auto" w:fill="DDD9C3" w:themeFill="background2" w:themeFillShade="E6"/>
            <w:noWrap/>
          </w:tcPr>
          <w:p w:rsidR="008B77EF" w:rsidRPr="00E461BF" w:rsidRDefault="008B77EF" w:rsidP="008B77EF">
            <w:pPr>
              <w:pStyle w:val="TableTextArial10"/>
              <w:jc w:val="center"/>
              <w:rPr>
                <w:i/>
                <w:color w:val="000000"/>
                <w:szCs w:val="20"/>
                <w:highlight w:val="yellow"/>
              </w:rPr>
            </w:pPr>
            <w:r w:rsidRPr="00E461BF">
              <w:rPr>
                <w:highlight w:val="yellow"/>
              </w:rPr>
              <w:t>70</w:t>
            </w:r>
          </w:p>
        </w:tc>
        <w:tc>
          <w:tcPr>
            <w:tcW w:w="837"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120</w:t>
            </w:r>
          </w:p>
        </w:tc>
        <w:tc>
          <w:tcPr>
            <w:tcW w:w="818"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120</w:t>
            </w:r>
          </w:p>
        </w:tc>
        <w:tc>
          <w:tcPr>
            <w:tcW w:w="699"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80</w:t>
            </w:r>
          </w:p>
        </w:tc>
        <w:tc>
          <w:tcPr>
            <w:tcW w:w="921" w:type="dxa"/>
            <w:shd w:val="clear" w:color="auto" w:fill="DDD9C3" w:themeFill="background2" w:themeFillShade="E6"/>
          </w:tcPr>
          <w:p w:rsidR="008B77EF" w:rsidRPr="00E461BF" w:rsidRDefault="008B77EF" w:rsidP="008B77EF">
            <w:pPr>
              <w:pStyle w:val="TableTextArial10"/>
              <w:jc w:val="center"/>
              <w:rPr>
                <w:szCs w:val="20"/>
                <w:highlight w:val="yellow"/>
              </w:rPr>
            </w:pPr>
            <w:r w:rsidRPr="00E461BF">
              <w:rPr>
                <w:highlight w:val="yellow"/>
              </w:rPr>
              <w:t>80</w:t>
            </w:r>
          </w:p>
        </w:tc>
        <w:tc>
          <w:tcPr>
            <w:tcW w:w="1292" w:type="dxa"/>
            <w:shd w:val="clear" w:color="auto" w:fill="DDD9C3" w:themeFill="background2" w:themeFillShade="E6"/>
          </w:tcPr>
          <w:p w:rsidR="008B77EF" w:rsidRPr="00E461BF" w:rsidRDefault="008B77EF" w:rsidP="008B77EF">
            <w:pPr>
              <w:pStyle w:val="TableTextArial10"/>
              <w:jc w:val="center"/>
              <w:rPr>
                <w:szCs w:val="20"/>
                <w:highlight w:val="yellow"/>
              </w:rPr>
            </w:pPr>
            <w:r w:rsidRPr="00E461BF">
              <w:rPr>
                <w:highlight w:val="yellow"/>
              </w:rPr>
              <w:t>470</w:t>
            </w:r>
          </w:p>
        </w:tc>
      </w:tr>
      <w:tr w:rsidR="008B77EF" w:rsidRPr="005A107E" w:rsidTr="006B5416">
        <w:trPr>
          <w:trHeight w:val="305"/>
        </w:trPr>
        <w:tc>
          <w:tcPr>
            <w:tcW w:w="3848" w:type="dxa"/>
            <w:shd w:val="clear" w:color="auto" w:fill="auto"/>
            <w:noWrap/>
          </w:tcPr>
          <w:p w:rsidR="008B77EF" w:rsidRPr="005A107E" w:rsidRDefault="008B77EF" w:rsidP="008B77EF">
            <w:pPr>
              <w:pStyle w:val="TableTextArial10"/>
              <w:rPr>
                <w:szCs w:val="20"/>
              </w:rPr>
            </w:pPr>
            <w:r>
              <w:t>QA Tester</w:t>
            </w:r>
          </w:p>
        </w:tc>
        <w:tc>
          <w:tcPr>
            <w:tcW w:w="887" w:type="dxa"/>
            <w:shd w:val="clear" w:color="auto" w:fill="auto"/>
            <w:noWrap/>
          </w:tcPr>
          <w:p w:rsidR="008B77EF" w:rsidRPr="00E461BF" w:rsidRDefault="008B77EF" w:rsidP="008B77EF">
            <w:pPr>
              <w:pStyle w:val="TableTextArial10"/>
              <w:jc w:val="center"/>
              <w:rPr>
                <w:i/>
                <w:color w:val="000000"/>
                <w:szCs w:val="20"/>
                <w:highlight w:val="yellow"/>
              </w:rPr>
            </w:pPr>
          </w:p>
        </w:tc>
        <w:tc>
          <w:tcPr>
            <w:tcW w:w="837"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220</w:t>
            </w:r>
          </w:p>
        </w:tc>
        <w:tc>
          <w:tcPr>
            <w:tcW w:w="818"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240</w:t>
            </w:r>
          </w:p>
        </w:tc>
        <w:tc>
          <w:tcPr>
            <w:tcW w:w="699"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220</w:t>
            </w:r>
          </w:p>
        </w:tc>
        <w:tc>
          <w:tcPr>
            <w:tcW w:w="921" w:type="dxa"/>
            <w:shd w:val="clear" w:color="auto" w:fill="auto"/>
          </w:tcPr>
          <w:p w:rsidR="008B77EF" w:rsidRPr="00E461BF" w:rsidRDefault="008B77EF" w:rsidP="008B77EF">
            <w:pPr>
              <w:pStyle w:val="TableTextArial10"/>
              <w:jc w:val="center"/>
              <w:rPr>
                <w:szCs w:val="20"/>
                <w:highlight w:val="yellow"/>
              </w:rPr>
            </w:pPr>
            <w:r w:rsidRPr="00E461BF">
              <w:rPr>
                <w:highlight w:val="yellow"/>
              </w:rPr>
              <w:t>160</w:t>
            </w:r>
          </w:p>
        </w:tc>
        <w:tc>
          <w:tcPr>
            <w:tcW w:w="1292" w:type="dxa"/>
            <w:shd w:val="clear" w:color="auto" w:fill="auto"/>
          </w:tcPr>
          <w:p w:rsidR="008B77EF" w:rsidRPr="00E461BF" w:rsidRDefault="008B77EF" w:rsidP="008B77EF">
            <w:pPr>
              <w:pStyle w:val="TableTextArial10"/>
              <w:jc w:val="center"/>
              <w:rPr>
                <w:szCs w:val="20"/>
                <w:highlight w:val="yellow"/>
              </w:rPr>
            </w:pPr>
            <w:r w:rsidRPr="00E461BF">
              <w:rPr>
                <w:highlight w:val="yellow"/>
              </w:rPr>
              <w:t>840</w:t>
            </w:r>
          </w:p>
        </w:tc>
      </w:tr>
      <w:tr w:rsidR="008B77EF" w:rsidRPr="005A107E" w:rsidTr="006B5416">
        <w:trPr>
          <w:trHeight w:val="271"/>
        </w:trPr>
        <w:tc>
          <w:tcPr>
            <w:tcW w:w="3848" w:type="dxa"/>
            <w:shd w:val="clear" w:color="auto" w:fill="DDD9C3" w:themeFill="background2" w:themeFillShade="E6"/>
            <w:noWrap/>
          </w:tcPr>
          <w:p w:rsidR="008B77EF" w:rsidRPr="005A107E" w:rsidRDefault="008B77EF" w:rsidP="008B77EF">
            <w:pPr>
              <w:pStyle w:val="TableTextArial10"/>
              <w:rPr>
                <w:b/>
                <w:i/>
                <w:szCs w:val="20"/>
              </w:rPr>
            </w:pPr>
            <w:r w:rsidRPr="002456DD">
              <w:t xml:space="preserve">Test Lead </w:t>
            </w:r>
          </w:p>
        </w:tc>
        <w:tc>
          <w:tcPr>
            <w:tcW w:w="887" w:type="dxa"/>
            <w:shd w:val="clear" w:color="auto" w:fill="DDD9C3" w:themeFill="background2" w:themeFillShade="E6"/>
            <w:noWrap/>
          </w:tcPr>
          <w:p w:rsidR="008B77EF" w:rsidRPr="00E461BF" w:rsidRDefault="008B77EF" w:rsidP="008B77EF">
            <w:pPr>
              <w:pStyle w:val="TableTextArial10"/>
              <w:jc w:val="center"/>
              <w:rPr>
                <w:i/>
                <w:color w:val="000000"/>
                <w:szCs w:val="20"/>
                <w:highlight w:val="yellow"/>
              </w:rPr>
            </w:pPr>
            <w:r w:rsidRPr="00E461BF">
              <w:rPr>
                <w:highlight w:val="yellow"/>
              </w:rPr>
              <w:t>40</w:t>
            </w:r>
          </w:p>
        </w:tc>
        <w:tc>
          <w:tcPr>
            <w:tcW w:w="837"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195</w:t>
            </w:r>
          </w:p>
        </w:tc>
        <w:tc>
          <w:tcPr>
            <w:tcW w:w="818"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217</w:t>
            </w:r>
          </w:p>
        </w:tc>
        <w:tc>
          <w:tcPr>
            <w:tcW w:w="699" w:type="dxa"/>
            <w:shd w:val="clear" w:color="auto" w:fill="DDD9C3" w:themeFill="background2" w:themeFillShade="E6"/>
          </w:tcPr>
          <w:p w:rsidR="008B77EF" w:rsidRPr="00E461BF" w:rsidRDefault="008B77EF" w:rsidP="008B77EF">
            <w:pPr>
              <w:pStyle w:val="TableTextArial10"/>
              <w:jc w:val="center"/>
              <w:rPr>
                <w:i/>
                <w:color w:val="000000"/>
                <w:szCs w:val="20"/>
                <w:highlight w:val="yellow"/>
              </w:rPr>
            </w:pPr>
            <w:r w:rsidRPr="00E461BF">
              <w:rPr>
                <w:highlight w:val="yellow"/>
              </w:rPr>
              <w:t>218</w:t>
            </w:r>
          </w:p>
        </w:tc>
        <w:tc>
          <w:tcPr>
            <w:tcW w:w="921" w:type="dxa"/>
            <w:shd w:val="clear" w:color="auto" w:fill="DDD9C3" w:themeFill="background2" w:themeFillShade="E6"/>
          </w:tcPr>
          <w:p w:rsidR="008B77EF" w:rsidRPr="00E461BF" w:rsidRDefault="008B77EF" w:rsidP="008B77EF">
            <w:pPr>
              <w:pStyle w:val="TableTextArial10"/>
              <w:keepNext/>
              <w:jc w:val="center"/>
              <w:rPr>
                <w:i/>
                <w:szCs w:val="20"/>
                <w:highlight w:val="yellow"/>
              </w:rPr>
            </w:pPr>
            <w:r w:rsidRPr="00E461BF">
              <w:rPr>
                <w:highlight w:val="yellow"/>
              </w:rPr>
              <w:t>270</w:t>
            </w:r>
          </w:p>
        </w:tc>
        <w:tc>
          <w:tcPr>
            <w:tcW w:w="1292" w:type="dxa"/>
            <w:shd w:val="clear" w:color="auto" w:fill="DDD9C3" w:themeFill="background2" w:themeFillShade="E6"/>
          </w:tcPr>
          <w:p w:rsidR="008B77EF" w:rsidRPr="00E461BF" w:rsidRDefault="008B77EF" w:rsidP="008B77EF">
            <w:pPr>
              <w:pStyle w:val="TableTextArial10"/>
              <w:keepNext/>
              <w:jc w:val="center"/>
              <w:rPr>
                <w:i/>
                <w:szCs w:val="20"/>
                <w:highlight w:val="yellow"/>
              </w:rPr>
            </w:pPr>
            <w:r w:rsidRPr="00E461BF">
              <w:rPr>
                <w:highlight w:val="yellow"/>
              </w:rPr>
              <w:t>940</w:t>
            </w:r>
          </w:p>
        </w:tc>
      </w:tr>
      <w:tr w:rsidR="008B77EF" w:rsidRPr="005A107E" w:rsidTr="006B5416">
        <w:trPr>
          <w:trHeight w:val="258"/>
        </w:trPr>
        <w:tc>
          <w:tcPr>
            <w:tcW w:w="3848" w:type="dxa"/>
            <w:shd w:val="clear" w:color="auto" w:fill="auto"/>
            <w:noWrap/>
            <w:vAlign w:val="center"/>
          </w:tcPr>
          <w:p w:rsidR="008B77EF" w:rsidRPr="005A107E" w:rsidRDefault="008B77EF" w:rsidP="008B77EF">
            <w:pPr>
              <w:pStyle w:val="TableTextArial10"/>
              <w:rPr>
                <w:i/>
                <w:color w:val="000000"/>
                <w:szCs w:val="20"/>
              </w:rPr>
            </w:pPr>
            <w:r>
              <w:rPr>
                <w:b/>
                <w:i/>
                <w:szCs w:val="20"/>
              </w:rPr>
              <w:t>Total</w:t>
            </w:r>
          </w:p>
        </w:tc>
        <w:tc>
          <w:tcPr>
            <w:tcW w:w="887" w:type="dxa"/>
            <w:shd w:val="clear" w:color="auto" w:fill="auto"/>
            <w:noWrap/>
          </w:tcPr>
          <w:p w:rsidR="008B77EF" w:rsidRPr="00E461BF" w:rsidRDefault="008B77EF" w:rsidP="008B77EF">
            <w:pPr>
              <w:pStyle w:val="TableTextArial10"/>
              <w:jc w:val="center"/>
              <w:rPr>
                <w:i/>
                <w:color w:val="000000"/>
                <w:szCs w:val="20"/>
                <w:highlight w:val="yellow"/>
              </w:rPr>
            </w:pPr>
            <w:r w:rsidRPr="00E461BF">
              <w:rPr>
                <w:highlight w:val="yellow"/>
              </w:rPr>
              <w:t>690</w:t>
            </w:r>
          </w:p>
        </w:tc>
        <w:tc>
          <w:tcPr>
            <w:tcW w:w="837"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1235</w:t>
            </w:r>
          </w:p>
        </w:tc>
        <w:tc>
          <w:tcPr>
            <w:tcW w:w="818"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1697</w:t>
            </w:r>
          </w:p>
        </w:tc>
        <w:tc>
          <w:tcPr>
            <w:tcW w:w="699" w:type="dxa"/>
            <w:shd w:val="clear" w:color="auto" w:fill="auto"/>
          </w:tcPr>
          <w:p w:rsidR="008B77EF" w:rsidRPr="00E461BF" w:rsidRDefault="008B77EF" w:rsidP="008B77EF">
            <w:pPr>
              <w:pStyle w:val="TableTextArial10"/>
              <w:jc w:val="center"/>
              <w:rPr>
                <w:i/>
                <w:color w:val="000000"/>
                <w:szCs w:val="20"/>
                <w:highlight w:val="yellow"/>
              </w:rPr>
            </w:pPr>
            <w:r w:rsidRPr="00E461BF">
              <w:rPr>
                <w:highlight w:val="yellow"/>
              </w:rPr>
              <w:t>1358</w:t>
            </w:r>
          </w:p>
        </w:tc>
        <w:tc>
          <w:tcPr>
            <w:tcW w:w="921" w:type="dxa"/>
            <w:shd w:val="clear" w:color="auto" w:fill="auto"/>
          </w:tcPr>
          <w:p w:rsidR="008B77EF" w:rsidRPr="00E461BF" w:rsidRDefault="008B77EF" w:rsidP="008B77EF">
            <w:pPr>
              <w:pStyle w:val="TableTextArial10"/>
              <w:keepNext/>
              <w:jc w:val="center"/>
              <w:rPr>
                <w:i/>
                <w:szCs w:val="20"/>
                <w:highlight w:val="yellow"/>
              </w:rPr>
            </w:pPr>
            <w:r w:rsidRPr="00E461BF">
              <w:rPr>
                <w:highlight w:val="yellow"/>
              </w:rPr>
              <w:t>1110</w:t>
            </w:r>
          </w:p>
        </w:tc>
        <w:tc>
          <w:tcPr>
            <w:tcW w:w="1280" w:type="dxa"/>
            <w:shd w:val="clear" w:color="auto" w:fill="auto"/>
          </w:tcPr>
          <w:p w:rsidR="008B77EF" w:rsidRPr="00E461BF" w:rsidRDefault="008B77EF" w:rsidP="008B77EF">
            <w:pPr>
              <w:pStyle w:val="TableTextArial10"/>
              <w:keepNext/>
              <w:jc w:val="center"/>
              <w:rPr>
                <w:i/>
                <w:szCs w:val="20"/>
                <w:highlight w:val="yellow"/>
              </w:rPr>
            </w:pPr>
            <w:r w:rsidRPr="00E461BF">
              <w:rPr>
                <w:highlight w:val="yellow"/>
              </w:rPr>
              <w:t>6090</w:t>
            </w:r>
          </w:p>
        </w:tc>
      </w:tr>
    </w:tbl>
    <w:p w:rsidR="005D0997" w:rsidRPr="00D72473" w:rsidRDefault="005D0997" w:rsidP="005D0997">
      <w:pPr>
        <w:pStyle w:val="BITS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3288"/>
        <w:gridCol w:w="6115"/>
      </w:tblGrid>
      <w:tr w:rsidR="005D0997" w:rsidRPr="00BE4E7C" w:rsidTr="009B47A7">
        <w:trPr>
          <w:tblHeader/>
          <w:jc w:val="center"/>
        </w:trPr>
        <w:tc>
          <w:tcPr>
            <w:tcW w:w="3288" w:type="dxa"/>
            <w:tcBorders>
              <w:bottom w:val="single" w:sz="4" w:space="0" w:color="auto"/>
            </w:tcBorders>
            <w:shd w:val="clear" w:color="auto" w:fill="002060"/>
            <w:tcMar>
              <w:top w:w="0" w:type="dxa"/>
              <w:left w:w="108" w:type="dxa"/>
              <w:bottom w:w="0" w:type="dxa"/>
              <w:right w:w="108" w:type="dxa"/>
            </w:tcMar>
            <w:vAlign w:val="center"/>
            <w:hideMark/>
          </w:tcPr>
          <w:p w:rsidR="005D0997" w:rsidRPr="00FE66D7" w:rsidRDefault="005D0997" w:rsidP="009B47A7">
            <w:pPr>
              <w:pStyle w:val="TableTextArial10"/>
              <w:jc w:val="center"/>
              <w:rPr>
                <w:b/>
                <w:szCs w:val="20"/>
              </w:rPr>
            </w:pPr>
            <w:r w:rsidRPr="00FE66D7">
              <w:rPr>
                <w:b/>
                <w:szCs w:val="20"/>
              </w:rPr>
              <w:t>Program Role</w:t>
            </w:r>
          </w:p>
        </w:tc>
        <w:tc>
          <w:tcPr>
            <w:tcW w:w="6115" w:type="dxa"/>
            <w:tcBorders>
              <w:bottom w:val="single" w:sz="4" w:space="0" w:color="auto"/>
            </w:tcBorders>
            <w:shd w:val="clear" w:color="auto" w:fill="002060"/>
            <w:tcMar>
              <w:top w:w="0" w:type="dxa"/>
              <w:left w:w="108" w:type="dxa"/>
              <w:bottom w:w="0" w:type="dxa"/>
              <w:right w:w="108" w:type="dxa"/>
            </w:tcMar>
            <w:vAlign w:val="center"/>
            <w:hideMark/>
          </w:tcPr>
          <w:p w:rsidR="005D0997" w:rsidRPr="00FE66D7" w:rsidRDefault="005D0997" w:rsidP="009B47A7">
            <w:pPr>
              <w:pStyle w:val="TableTextArial10"/>
              <w:jc w:val="center"/>
              <w:rPr>
                <w:b/>
                <w:szCs w:val="20"/>
              </w:rPr>
            </w:pPr>
            <w:r w:rsidRPr="00FE66D7">
              <w:rPr>
                <w:b/>
                <w:szCs w:val="20"/>
              </w:rPr>
              <w:t>Position Description</w:t>
            </w:r>
          </w:p>
        </w:tc>
      </w:tr>
      <w:tr w:rsidR="005D0997" w:rsidRPr="00BE4E7C" w:rsidTr="009B47A7">
        <w:trPr>
          <w:jc w:val="center"/>
        </w:trPr>
        <w:tc>
          <w:tcPr>
            <w:tcW w:w="3288" w:type="dxa"/>
            <w:shd w:val="clear" w:color="auto" w:fill="auto"/>
            <w:tcMar>
              <w:top w:w="0" w:type="dxa"/>
              <w:left w:w="108" w:type="dxa"/>
              <w:bottom w:w="0" w:type="dxa"/>
              <w:right w:w="108" w:type="dxa"/>
            </w:tcMar>
            <w:vAlign w:val="center"/>
          </w:tcPr>
          <w:p w:rsidR="005D0997" w:rsidRPr="00480C2B" w:rsidRDefault="005D0997" w:rsidP="009B47A7">
            <w:pPr>
              <w:pStyle w:val="TableTextArial10"/>
              <w:jc w:val="center"/>
              <w:rPr>
                <w:rFonts w:cs="Arial"/>
                <w:b/>
                <w:color w:val="000000"/>
                <w:szCs w:val="20"/>
              </w:rPr>
            </w:pPr>
            <w:r w:rsidRPr="00126DEA">
              <w:rPr>
                <w:b/>
              </w:rPr>
              <w:t>Technical/Project Manager</w:t>
            </w:r>
          </w:p>
        </w:tc>
        <w:tc>
          <w:tcPr>
            <w:tcW w:w="6115" w:type="dxa"/>
            <w:shd w:val="clear" w:color="auto" w:fill="auto"/>
            <w:tcMar>
              <w:top w:w="0" w:type="dxa"/>
              <w:left w:w="108" w:type="dxa"/>
              <w:bottom w:w="0" w:type="dxa"/>
              <w:right w:w="108" w:type="dxa"/>
            </w:tcMar>
            <w:vAlign w:val="center"/>
          </w:tcPr>
          <w:p w:rsidR="005D0997" w:rsidRPr="00FB4D53" w:rsidRDefault="005D0997" w:rsidP="009B47A7">
            <w:pPr>
              <w:pStyle w:val="TableTextArial10"/>
              <w:jc w:val="both"/>
              <w:rPr>
                <w:rFonts w:cs="Arial"/>
                <w:sz w:val="16"/>
                <w:szCs w:val="16"/>
              </w:rPr>
            </w:pPr>
            <w:r w:rsidRPr="00FB4D53">
              <w:rPr>
                <w:rFonts w:cs="Arial"/>
                <w:color w:val="000000"/>
                <w:sz w:val="16"/>
                <w:szCs w:val="16"/>
              </w:rPr>
              <w:t>Provides oversight and executive level management for large, multiple, and/or complex projects often involving multiple sub-projects/tasks or groups of personnel at multiple locations. Maintains and manages relationships with senior level client management, including coordination and communication of overall program status; Resolves problems, issues, risks, or conflicts as required; Ensures that program schedule, performance, and deliverables are satisfied within established program standards for quality and work performance. Education Level: Bachelor’s degree in related field or equivalent, with 12 years of experience.</w:t>
            </w:r>
          </w:p>
        </w:tc>
      </w:tr>
      <w:tr w:rsidR="005D0997" w:rsidRPr="00BE4E7C" w:rsidTr="009B47A7">
        <w:trPr>
          <w:trHeight w:val="107"/>
          <w:jc w:val="center"/>
        </w:trPr>
        <w:tc>
          <w:tcPr>
            <w:tcW w:w="3288" w:type="dxa"/>
            <w:shd w:val="clear" w:color="auto" w:fill="DDD9C3"/>
            <w:tcMar>
              <w:top w:w="0" w:type="dxa"/>
              <w:left w:w="108" w:type="dxa"/>
              <w:bottom w:w="0" w:type="dxa"/>
              <w:right w:w="108" w:type="dxa"/>
            </w:tcMar>
            <w:vAlign w:val="center"/>
          </w:tcPr>
          <w:p w:rsidR="005D0997" w:rsidRDefault="005D0997" w:rsidP="009B47A7">
            <w:pPr>
              <w:pStyle w:val="TableTextArial10"/>
              <w:jc w:val="center"/>
              <w:rPr>
                <w:b/>
                <w:szCs w:val="20"/>
              </w:rPr>
            </w:pPr>
            <w:r w:rsidRPr="00126DEA">
              <w:rPr>
                <w:b/>
                <w:szCs w:val="20"/>
              </w:rPr>
              <w:t>SME-I</w:t>
            </w:r>
          </w:p>
        </w:tc>
        <w:tc>
          <w:tcPr>
            <w:tcW w:w="6115" w:type="dxa"/>
            <w:shd w:val="clear" w:color="auto" w:fill="DDD9C3"/>
            <w:tcMar>
              <w:top w:w="0" w:type="dxa"/>
              <w:left w:w="108" w:type="dxa"/>
              <w:bottom w:w="0" w:type="dxa"/>
              <w:right w:w="108" w:type="dxa"/>
            </w:tcMar>
            <w:vAlign w:val="center"/>
          </w:tcPr>
          <w:p w:rsidR="005D0997" w:rsidRPr="00D30190" w:rsidRDefault="005D0997" w:rsidP="009B47A7">
            <w:pPr>
              <w:pStyle w:val="TableTextArial10"/>
              <w:jc w:val="both"/>
              <w:rPr>
                <w:rFonts w:cs="Arial"/>
                <w:color w:val="000000"/>
                <w:sz w:val="16"/>
                <w:szCs w:val="16"/>
              </w:rPr>
            </w:pPr>
            <w:r w:rsidRPr="003667B5">
              <w:rPr>
                <w:rFonts w:cs="Arial"/>
                <w:color w:val="000000"/>
                <w:sz w:val="16"/>
                <w:szCs w:val="16"/>
              </w:rPr>
              <w:t>Registered Nurse (BS or BSN) with advanced training or experience in healthcare information systems (Master’s or board certification in clinical informatics preferred). Demonstrated experience in federal government healthcare systems, clinical medicine, healthcare and project management. Assists government AIM analysts with clinically specific requirements in health or business systems. Acts as liaison with clinical business owners, assisting with translation of needs into developer/contract specific terminology and documentation.</w:t>
            </w:r>
            <w:r>
              <w:rPr>
                <w:rFonts w:cs="Arial"/>
                <w:color w:val="000000"/>
                <w:sz w:val="16"/>
                <w:szCs w:val="16"/>
              </w:rPr>
              <w:t xml:space="preserve"> Will advise and assist with clinical coordination and clarification of requirements and design and act as the OneVA Pharmacy Implementation Clinical Lead.</w:t>
            </w:r>
          </w:p>
        </w:tc>
      </w:tr>
      <w:tr w:rsidR="005D0997" w:rsidRPr="00BE4E7C" w:rsidTr="009B47A7">
        <w:trPr>
          <w:trHeight w:val="368"/>
          <w:jc w:val="center"/>
        </w:trPr>
        <w:tc>
          <w:tcPr>
            <w:tcW w:w="3288" w:type="dxa"/>
            <w:shd w:val="clear" w:color="auto" w:fill="auto"/>
            <w:tcMar>
              <w:top w:w="0" w:type="dxa"/>
              <w:left w:w="108" w:type="dxa"/>
              <w:bottom w:w="0" w:type="dxa"/>
              <w:right w:w="108" w:type="dxa"/>
            </w:tcMar>
            <w:vAlign w:val="center"/>
          </w:tcPr>
          <w:p w:rsidR="005D0997" w:rsidRDefault="005D0997" w:rsidP="009B47A7">
            <w:pPr>
              <w:pStyle w:val="TableTextArial10"/>
              <w:jc w:val="center"/>
              <w:rPr>
                <w:b/>
                <w:szCs w:val="20"/>
              </w:rPr>
            </w:pPr>
            <w:r>
              <w:rPr>
                <w:b/>
                <w:szCs w:val="20"/>
              </w:rPr>
              <w:t>System Architect</w:t>
            </w:r>
          </w:p>
        </w:tc>
        <w:tc>
          <w:tcPr>
            <w:tcW w:w="6115" w:type="dxa"/>
            <w:shd w:val="clear" w:color="auto" w:fill="auto"/>
            <w:tcMar>
              <w:top w:w="0" w:type="dxa"/>
              <w:left w:w="108" w:type="dxa"/>
              <w:bottom w:w="0" w:type="dxa"/>
              <w:right w:w="108" w:type="dxa"/>
            </w:tcMar>
            <w:vAlign w:val="center"/>
          </w:tcPr>
          <w:p w:rsidR="005D0997" w:rsidRPr="00D30190" w:rsidRDefault="005D0997" w:rsidP="009B47A7">
            <w:pPr>
              <w:pStyle w:val="TableTextArial10"/>
              <w:jc w:val="both"/>
              <w:rPr>
                <w:rFonts w:cs="Arial"/>
                <w:color w:val="000000"/>
                <w:sz w:val="16"/>
                <w:szCs w:val="16"/>
              </w:rPr>
            </w:pPr>
            <w:r w:rsidRPr="00CC377A">
              <w:rPr>
                <w:rFonts w:cs="Arial"/>
                <w:color w:val="000000"/>
                <w:sz w:val="16"/>
                <w:szCs w:val="16"/>
              </w:rPr>
              <w:t xml:space="preserve">15 + years’ </w:t>
            </w:r>
            <w:r>
              <w:rPr>
                <w:rFonts w:cs="Arial"/>
                <w:color w:val="000000"/>
                <w:sz w:val="16"/>
                <w:szCs w:val="16"/>
              </w:rPr>
              <w:t xml:space="preserve">coding </w:t>
            </w:r>
            <w:r w:rsidRPr="00CC377A">
              <w:rPr>
                <w:rFonts w:cs="Arial"/>
                <w:color w:val="000000"/>
                <w:sz w:val="16"/>
                <w:szCs w:val="16"/>
              </w:rPr>
              <w:t>experience in the analysis, design, development, testing and maintenance of software including prototype, web-based and enterprise applications. Expertise in designing and implementing complex enterprise applications using various technologies.</w:t>
            </w:r>
            <w:r>
              <w:rPr>
                <w:rFonts w:cs="Arial"/>
                <w:color w:val="000000"/>
                <w:sz w:val="16"/>
                <w:szCs w:val="16"/>
              </w:rPr>
              <w:t xml:space="preserve"> </w:t>
            </w:r>
            <w:r w:rsidRPr="00CC377A">
              <w:rPr>
                <w:rFonts w:cs="Arial"/>
                <w:color w:val="000000"/>
                <w:sz w:val="16"/>
                <w:szCs w:val="16"/>
              </w:rPr>
              <w:t>Demonstrated ability to create ad hoc, proof of concept, and prototype solutions.</w:t>
            </w:r>
          </w:p>
        </w:tc>
      </w:tr>
      <w:tr w:rsidR="005D0997" w:rsidRPr="00BE4E7C" w:rsidTr="009B47A7">
        <w:trPr>
          <w:jc w:val="center"/>
        </w:trPr>
        <w:tc>
          <w:tcPr>
            <w:tcW w:w="3288" w:type="dxa"/>
            <w:shd w:val="clear" w:color="auto" w:fill="DDD9C3" w:themeFill="background2" w:themeFillShade="E6"/>
            <w:tcMar>
              <w:top w:w="0" w:type="dxa"/>
              <w:left w:w="108" w:type="dxa"/>
              <w:bottom w:w="0" w:type="dxa"/>
              <w:right w:w="108" w:type="dxa"/>
            </w:tcMar>
            <w:vAlign w:val="center"/>
          </w:tcPr>
          <w:p w:rsidR="005D0997" w:rsidRDefault="005D0997" w:rsidP="009B47A7">
            <w:pPr>
              <w:pStyle w:val="TableTextArial10"/>
              <w:jc w:val="center"/>
              <w:rPr>
                <w:b/>
                <w:szCs w:val="20"/>
              </w:rPr>
            </w:pPr>
            <w:r>
              <w:rPr>
                <w:b/>
                <w:szCs w:val="20"/>
              </w:rPr>
              <w:t>Vista Developer</w:t>
            </w:r>
          </w:p>
        </w:tc>
        <w:tc>
          <w:tcPr>
            <w:tcW w:w="6115" w:type="dxa"/>
            <w:shd w:val="clear" w:color="auto" w:fill="DDD9C3" w:themeFill="background2" w:themeFillShade="E6"/>
            <w:tcMar>
              <w:top w:w="0" w:type="dxa"/>
              <w:left w:w="108" w:type="dxa"/>
              <w:bottom w:w="0" w:type="dxa"/>
              <w:right w:w="108" w:type="dxa"/>
            </w:tcMar>
            <w:vAlign w:val="center"/>
          </w:tcPr>
          <w:p w:rsidR="005D0997" w:rsidRPr="00D30190" w:rsidRDefault="005D0997" w:rsidP="009B47A7">
            <w:pPr>
              <w:pStyle w:val="TableTextArial10"/>
              <w:jc w:val="both"/>
              <w:rPr>
                <w:rFonts w:cs="Arial"/>
                <w:color w:val="000000"/>
                <w:sz w:val="16"/>
                <w:szCs w:val="16"/>
              </w:rPr>
            </w:pPr>
            <w:r>
              <w:rPr>
                <w:rFonts w:cs="Arial"/>
                <w:color w:val="000000"/>
                <w:sz w:val="16"/>
                <w:szCs w:val="16"/>
              </w:rPr>
              <w:t>5+</w:t>
            </w:r>
            <w:r w:rsidRPr="00CC377A">
              <w:rPr>
                <w:rFonts w:cs="Arial"/>
                <w:color w:val="000000"/>
                <w:sz w:val="16"/>
                <w:szCs w:val="16"/>
              </w:rPr>
              <w:t xml:space="preserve"> </w:t>
            </w:r>
            <w:r>
              <w:rPr>
                <w:rFonts w:cs="Arial"/>
                <w:color w:val="000000"/>
                <w:sz w:val="16"/>
                <w:szCs w:val="16"/>
              </w:rPr>
              <w:t xml:space="preserve">coding </w:t>
            </w:r>
            <w:r w:rsidRPr="00CC377A">
              <w:rPr>
                <w:rFonts w:cs="Arial"/>
                <w:color w:val="000000"/>
                <w:sz w:val="16"/>
                <w:szCs w:val="16"/>
              </w:rPr>
              <w:t>experience in the analysis, design, development, testing and maintenance of software including prototype, web-based and enterprise applications. Expertise in designing and implementing complex enterprise applications using various technologies.</w:t>
            </w:r>
            <w:r>
              <w:rPr>
                <w:rFonts w:cs="Arial"/>
                <w:color w:val="000000"/>
                <w:sz w:val="16"/>
                <w:szCs w:val="16"/>
              </w:rPr>
              <w:t xml:space="preserve"> </w:t>
            </w:r>
            <w:r w:rsidRPr="00CC377A">
              <w:rPr>
                <w:rFonts w:cs="Arial"/>
                <w:color w:val="000000"/>
                <w:sz w:val="16"/>
                <w:szCs w:val="16"/>
              </w:rPr>
              <w:t>Demonstrated ability to create ad hoc, proof of concept, and prototype solutions.</w:t>
            </w:r>
            <w:r>
              <w:rPr>
                <w:rFonts w:cs="Arial"/>
                <w:color w:val="000000"/>
                <w:sz w:val="16"/>
                <w:szCs w:val="16"/>
              </w:rPr>
              <w:t xml:space="preserve"> Will assist Senior MUMPS Developer in coding OneVA Pharmacy enhancements and options.</w:t>
            </w:r>
          </w:p>
        </w:tc>
      </w:tr>
      <w:tr w:rsidR="005D0997" w:rsidRPr="00BE4E7C" w:rsidTr="009B47A7">
        <w:trPr>
          <w:jc w:val="center"/>
        </w:trPr>
        <w:tc>
          <w:tcPr>
            <w:tcW w:w="3288" w:type="dxa"/>
            <w:shd w:val="clear" w:color="auto" w:fill="auto"/>
            <w:tcMar>
              <w:top w:w="0" w:type="dxa"/>
              <w:left w:w="108" w:type="dxa"/>
              <w:bottom w:w="0" w:type="dxa"/>
              <w:right w:w="108" w:type="dxa"/>
            </w:tcMar>
            <w:vAlign w:val="center"/>
          </w:tcPr>
          <w:p w:rsidR="005D0997" w:rsidRDefault="005D0997" w:rsidP="009B47A7">
            <w:pPr>
              <w:pStyle w:val="TableTextArial10"/>
              <w:jc w:val="center"/>
              <w:rPr>
                <w:b/>
                <w:szCs w:val="20"/>
              </w:rPr>
            </w:pPr>
            <w:r w:rsidRPr="00FC2023">
              <w:rPr>
                <w:b/>
                <w:szCs w:val="20"/>
              </w:rPr>
              <w:t>Project Coordinator</w:t>
            </w:r>
          </w:p>
        </w:tc>
        <w:tc>
          <w:tcPr>
            <w:tcW w:w="6115" w:type="dxa"/>
            <w:shd w:val="clear" w:color="auto" w:fill="auto"/>
            <w:tcMar>
              <w:top w:w="0" w:type="dxa"/>
              <w:left w:w="108" w:type="dxa"/>
              <w:bottom w:w="0" w:type="dxa"/>
              <w:right w:w="108" w:type="dxa"/>
            </w:tcMar>
            <w:vAlign w:val="center"/>
          </w:tcPr>
          <w:p w:rsidR="005D0997" w:rsidRPr="00A837B7" w:rsidRDefault="005D0997" w:rsidP="009B47A7">
            <w:pPr>
              <w:pStyle w:val="TableTextArial10"/>
              <w:jc w:val="both"/>
              <w:rPr>
                <w:rFonts w:cs="Arial"/>
                <w:color w:val="000000"/>
                <w:sz w:val="16"/>
                <w:szCs w:val="16"/>
              </w:rPr>
            </w:pPr>
            <w:r w:rsidRPr="00A837B7">
              <w:rPr>
                <w:rFonts w:cs="Arial"/>
                <w:color w:val="000000"/>
                <w:sz w:val="16"/>
                <w:szCs w:val="16"/>
              </w:rPr>
              <w:t xml:space="preserve">Supports the project in all facets of lifecycle coordination required with stakeholders, review organizations and </w:t>
            </w:r>
            <w:r>
              <w:rPr>
                <w:rFonts w:cs="Arial"/>
                <w:color w:val="000000"/>
                <w:sz w:val="16"/>
                <w:szCs w:val="16"/>
              </w:rPr>
              <w:t xml:space="preserve">meeting scheduling. Project Coordinator role on the OneVA Pharmacy implementation team will concurrently manage multiple support roles required in a VA </w:t>
            </w:r>
            <w:ins w:id="217" w:author="Author">
              <w:r w:rsidR="00452F52">
                <w:rPr>
                  <w:rFonts w:cs="Arial"/>
                  <w:color w:val="000000"/>
                  <w:sz w:val="16"/>
                  <w:szCs w:val="16"/>
                </w:rPr>
                <w:t xml:space="preserve">modified </w:t>
              </w:r>
            </w:ins>
            <w:r>
              <w:rPr>
                <w:rFonts w:cs="Arial"/>
                <w:color w:val="000000"/>
                <w:sz w:val="16"/>
                <w:szCs w:val="16"/>
              </w:rPr>
              <w:t>PMAS environment. Responsibilities include creating and maintaining the project schedule and managing risk as the Risk Manager. Duties also include assisting the PM and technical writer with creation and maintenance of PMAS artifacts.</w:t>
            </w:r>
          </w:p>
        </w:tc>
      </w:tr>
      <w:tr w:rsidR="005D0997" w:rsidRPr="00BE4E7C" w:rsidTr="009B47A7">
        <w:trPr>
          <w:trHeight w:val="332"/>
          <w:jc w:val="center"/>
        </w:trPr>
        <w:tc>
          <w:tcPr>
            <w:tcW w:w="3288" w:type="dxa"/>
            <w:shd w:val="clear" w:color="auto" w:fill="DDD9C3" w:themeFill="background2" w:themeFillShade="E6"/>
            <w:tcMar>
              <w:top w:w="0" w:type="dxa"/>
              <w:left w:w="108" w:type="dxa"/>
              <w:bottom w:w="0" w:type="dxa"/>
              <w:right w:w="108" w:type="dxa"/>
            </w:tcMar>
            <w:vAlign w:val="center"/>
          </w:tcPr>
          <w:p w:rsidR="005D0997" w:rsidRDefault="005D0997" w:rsidP="009B47A7">
            <w:pPr>
              <w:pStyle w:val="TableTextArial10"/>
              <w:jc w:val="center"/>
              <w:rPr>
                <w:b/>
                <w:szCs w:val="20"/>
              </w:rPr>
            </w:pPr>
            <w:r>
              <w:rPr>
                <w:b/>
                <w:szCs w:val="20"/>
              </w:rPr>
              <w:t>Training/</w:t>
            </w:r>
            <w:r w:rsidRPr="00FC2023">
              <w:rPr>
                <w:b/>
                <w:szCs w:val="20"/>
              </w:rPr>
              <w:t>Technical Writer</w:t>
            </w:r>
          </w:p>
        </w:tc>
        <w:tc>
          <w:tcPr>
            <w:tcW w:w="6115" w:type="dxa"/>
            <w:shd w:val="clear" w:color="auto" w:fill="DDD9C3" w:themeFill="background2" w:themeFillShade="E6"/>
            <w:tcMar>
              <w:top w:w="0" w:type="dxa"/>
              <w:left w:w="108" w:type="dxa"/>
              <w:bottom w:w="0" w:type="dxa"/>
              <w:right w:w="108" w:type="dxa"/>
            </w:tcMar>
            <w:vAlign w:val="center"/>
          </w:tcPr>
          <w:p w:rsidR="005D0997" w:rsidRPr="00A837B7" w:rsidRDefault="005D0997" w:rsidP="009B47A7">
            <w:pPr>
              <w:pStyle w:val="TableTextArial10"/>
              <w:jc w:val="both"/>
              <w:rPr>
                <w:rFonts w:cs="Arial"/>
                <w:color w:val="000000"/>
                <w:sz w:val="16"/>
                <w:szCs w:val="16"/>
              </w:rPr>
            </w:pPr>
            <w:r>
              <w:rPr>
                <w:rFonts w:cs="Arial"/>
                <w:color w:val="000000"/>
                <w:sz w:val="16"/>
                <w:szCs w:val="16"/>
              </w:rPr>
              <w:t>Technical writing and documentation and artifact creation support of PMAS project artifacts supporting the OneVA Pharmacy Implementation project. Extensive knowledge and experience in PMAS/ProPath required. Also assists with coordinating required Milestone Review artifacts in conjunction with project coordinator.</w:t>
            </w:r>
          </w:p>
        </w:tc>
      </w:tr>
      <w:tr w:rsidR="005D0997" w:rsidRPr="00BE4E7C" w:rsidTr="009B47A7">
        <w:trPr>
          <w:trHeight w:val="332"/>
          <w:jc w:val="center"/>
        </w:trPr>
        <w:tc>
          <w:tcPr>
            <w:tcW w:w="3288" w:type="dxa"/>
            <w:shd w:val="clear" w:color="auto" w:fill="FFFFFF" w:themeFill="background1"/>
            <w:tcMar>
              <w:top w:w="0" w:type="dxa"/>
              <w:left w:w="108" w:type="dxa"/>
              <w:bottom w:w="0" w:type="dxa"/>
              <w:right w:w="108" w:type="dxa"/>
            </w:tcMar>
            <w:vAlign w:val="center"/>
          </w:tcPr>
          <w:p w:rsidR="005D0997" w:rsidRDefault="005D0997" w:rsidP="009B47A7">
            <w:pPr>
              <w:pStyle w:val="TableTextArial10"/>
              <w:jc w:val="center"/>
              <w:rPr>
                <w:b/>
                <w:szCs w:val="20"/>
              </w:rPr>
            </w:pPr>
            <w:r w:rsidRPr="00FC2023">
              <w:rPr>
                <w:b/>
                <w:szCs w:val="20"/>
              </w:rPr>
              <w:t>Quality Assurance</w:t>
            </w:r>
            <w:r>
              <w:rPr>
                <w:b/>
                <w:szCs w:val="20"/>
              </w:rPr>
              <w:t xml:space="preserve"> Tester</w:t>
            </w:r>
          </w:p>
        </w:tc>
        <w:tc>
          <w:tcPr>
            <w:tcW w:w="6115" w:type="dxa"/>
            <w:shd w:val="clear" w:color="auto" w:fill="FFFFFF" w:themeFill="background1"/>
            <w:tcMar>
              <w:top w:w="0" w:type="dxa"/>
              <w:left w:w="108" w:type="dxa"/>
              <w:bottom w:w="0" w:type="dxa"/>
              <w:right w:w="108" w:type="dxa"/>
            </w:tcMar>
            <w:vAlign w:val="center"/>
          </w:tcPr>
          <w:p w:rsidR="005D0997" w:rsidRPr="00D30190" w:rsidRDefault="005D0997" w:rsidP="009B47A7">
            <w:pPr>
              <w:pStyle w:val="TableTextArial10"/>
              <w:jc w:val="both"/>
              <w:rPr>
                <w:rFonts w:cs="Arial"/>
                <w:color w:val="000000"/>
                <w:sz w:val="16"/>
                <w:szCs w:val="16"/>
              </w:rPr>
            </w:pPr>
            <w:r w:rsidRPr="00D777BE">
              <w:rPr>
                <w:rFonts w:cs="Arial"/>
                <w:color w:val="000000"/>
                <w:sz w:val="16"/>
                <w:szCs w:val="16"/>
              </w:rPr>
              <w:t>Review Project Artifacts</w:t>
            </w:r>
            <w:r>
              <w:rPr>
                <w:rFonts w:cs="Arial"/>
                <w:color w:val="000000"/>
                <w:sz w:val="16"/>
                <w:szCs w:val="16"/>
              </w:rPr>
              <w:t>, w</w:t>
            </w:r>
            <w:r w:rsidRPr="00D777BE">
              <w:rPr>
                <w:rFonts w:cs="Arial"/>
                <w:color w:val="000000"/>
                <w:sz w:val="16"/>
                <w:szCs w:val="16"/>
              </w:rPr>
              <w:t>orks with project team to define and create overall strategy and ensures that it is being achieved</w:t>
            </w:r>
            <w:r>
              <w:rPr>
                <w:rFonts w:cs="Arial"/>
                <w:color w:val="000000"/>
                <w:sz w:val="16"/>
                <w:szCs w:val="16"/>
              </w:rPr>
              <w:t>. C</w:t>
            </w:r>
            <w:r w:rsidRPr="00D777BE">
              <w:rPr>
                <w:rFonts w:cs="Arial"/>
                <w:color w:val="000000"/>
                <w:sz w:val="16"/>
                <w:szCs w:val="16"/>
              </w:rPr>
              <w:t>ommunicates the test strategy to the Project Manager and Development Team</w:t>
            </w:r>
            <w:r>
              <w:rPr>
                <w:rFonts w:cs="Arial"/>
                <w:color w:val="000000"/>
                <w:sz w:val="16"/>
                <w:szCs w:val="16"/>
              </w:rPr>
              <w:t>, d</w:t>
            </w:r>
            <w:r w:rsidRPr="00D777BE">
              <w:rPr>
                <w:rFonts w:cs="Arial"/>
                <w:color w:val="000000"/>
                <w:sz w:val="16"/>
                <w:szCs w:val="16"/>
              </w:rPr>
              <w:t>efine</w:t>
            </w:r>
            <w:r>
              <w:rPr>
                <w:rFonts w:cs="Arial"/>
                <w:color w:val="000000"/>
                <w:sz w:val="16"/>
                <w:szCs w:val="16"/>
              </w:rPr>
              <w:t>s</w:t>
            </w:r>
            <w:r w:rsidRPr="00D777BE">
              <w:rPr>
                <w:rFonts w:cs="Arial"/>
                <w:color w:val="000000"/>
                <w:sz w:val="16"/>
                <w:szCs w:val="16"/>
              </w:rPr>
              <w:t xml:space="preserve"> test process including required test activities and deliverables</w:t>
            </w:r>
            <w:r>
              <w:rPr>
                <w:rFonts w:cs="Arial"/>
                <w:color w:val="000000"/>
                <w:sz w:val="16"/>
                <w:szCs w:val="16"/>
              </w:rPr>
              <w:t>. I</w:t>
            </w:r>
            <w:r w:rsidRPr="00D777BE">
              <w:rPr>
                <w:rFonts w:cs="Arial"/>
                <w:color w:val="000000"/>
                <w:sz w:val="16"/>
                <w:szCs w:val="16"/>
              </w:rPr>
              <w:t>dentifies test resources, estimates test effort and defines test schedule and milestones</w:t>
            </w:r>
            <w:r>
              <w:rPr>
                <w:rFonts w:cs="Arial"/>
                <w:color w:val="000000"/>
                <w:sz w:val="16"/>
                <w:szCs w:val="16"/>
              </w:rPr>
              <w:t xml:space="preserve">. </w:t>
            </w:r>
            <w:r w:rsidRPr="00D777BE">
              <w:rPr>
                <w:rFonts w:cs="Arial"/>
                <w:color w:val="000000"/>
                <w:sz w:val="16"/>
                <w:szCs w:val="16"/>
              </w:rPr>
              <w:t>Ensures technical resources are organized for effective support of testing</w:t>
            </w:r>
            <w:r>
              <w:rPr>
                <w:rFonts w:cs="Arial"/>
                <w:color w:val="000000"/>
                <w:sz w:val="16"/>
                <w:szCs w:val="16"/>
              </w:rPr>
              <w:t xml:space="preserve">. </w:t>
            </w:r>
            <w:r w:rsidRPr="00D777BE">
              <w:rPr>
                <w:rFonts w:cs="Arial"/>
                <w:color w:val="000000"/>
                <w:sz w:val="16"/>
                <w:szCs w:val="16"/>
              </w:rPr>
              <w:t>Conducts walk-through of Test Strategy</w:t>
            </w:r>
            <w:r>
              <w:rPr>
                <w:rFonts w:cs="Arial"/>
                <w:color w:val="000000"/>
                <w:sz w:val="16"/>
                <w:szCs w:val="16"/>
              </w:rPr>
              <w:t xml:space="preserve"> and approves Test Cases. On the OneVA Pharmacy Implementation team the QA Lead will also function as the Release Manager.</w:t>
            </w:r>
          </w:p>
        </w:tc>
      </w:tr>
      <w:tr w:rsidR="005D0997" w:rsidRPr="00BE4E7C" w:rsidTr="009B47A7">
        <w:trPr>
          <w:trHeight w:val="332"/>
          <w:jc w:val="center"/>
        </w:trPr>
        <w:tc>
          <w:tcPr>
            <w:tcW w:w="3288" w:type="dxa"/>
            <w:shd w:val="clear" w:color="auto" w:fill="DDD9C3" w:themeFill="background2" w:themeFillShade="E6"/>
            <w:tcMar>
              <w:top w:w="0" w:type="dxa"/>
              <w:left w:w="108" w:type="dxa"/>
              <w:bottom w:w="0" w:type="dxa"/>
              <w:right w:w="108" w:type="dxa"/>
            </w:tcMar>
            <w:vAlign w:val="center"/>
          </w:tcPr>
          <w:p w:rsidR="005D0997" w:rsidRDefault="005D0997" w:rsidP="009B47A7">
            <w:pPr>
              <w:pStyle w:val="TableTextArial10"/>
              <w:jc w:val="center"/>
              <w:rPr>
                <w:b/>
                <w:szCs w:val="20"/>
              </w:rPr>
            </w:pPr>
            <w:r w:rsidRPr="00FC2023">
              <w:rPr>
                <w:b/>
                <w:szCs w:val="20"/>
              </w:rPr>
              <w:t>Test Lead</w:t>
            </w:r>
          </w:p>
        </w:tc>
        <w:tc>
          <w:tcPr>
            <w:tcW w:w="6115" w:type="dxa"/>
            <w:shd w:val="clear" w:color="auto" w:fill="DDD9C3" w:themeFill="background2" w:themeFillShade="E6"/>
            <w:tcMar>
              <w:top w:w="0" w:type="dxa"/>
              <w:left w:w="108" w:type="dxa"/>
              <w:bottom w:w="0" w:type="dxa"/>
              <w:right w:w="108" w:type="dxa"/>
            </w:tcMar>
            <w:vAlign w:val="center"/>
          </w:tcPr>
          <w:p w:rsidR="005D0997" w:rsidRPr="00D30190" w:rsidRDefault="005D0997" w:rsidP="009B47A7">
            <w:pPr>
              <w:pStyle w:val="TableTextArial10"/>
              <w:jc w:val="both"/>
              <w:rPr>
                <w:rFonts w:cs="Arial"/>
                <w:color w:val="000000"/>
                <w:sz w:val="16"/>
                <w:szCs w:val="16"/>
              </w:rPr>
            </w:pPr>
            <w:r w:rsidRPr="00D53523">
              <w:rPr>
                <w:rFonts w:cs="Arial"/>
                <w:color w:val="000000"/>
                <w:sz w:val="16"/>
                <w:szCs w:val="16"/>
              </w:rPr>
              <w:t>Review Requirements</w:t>
            </w:r>
            <w:r>
              <w:rPr>
                <w:rFonts w:cs="Arial"/>
                <w:color w:val="000000"/>
                <w:sz w:val="16"/>
                <w:szCs w:val="16"/>
              </w:rPr>
              <w:t>, r</w:t>
            </w:r>
            <w:r w:rsidRPr="00D53523">
              <w:rPr>
                <w:rFonts w:cs="Arial"/>
                <w:color w:val="000000"/>
                <w:sz w:val="16"/>
                <w:szCs w:val="16"/>
              </w:rPr>
              <w:t xml:space="preserve">eview </w:t>
            </w:r>
            <w:r>
              <w:rPr>
                <w:rFonts w:cs="Arial"/>
                <w:color w:val="000000"/>
                <w:sz w:val="16"/>
                <w:szCs w:val="16"/>
              </w:rPr>
              <w:t xml:space="preserve">logical and Physical Designs. </w:t>
            </w:r>
            <w:r w:rsidRPr="00D53523">
              <w:rPr>
                <w:rFonts w:cs="Arial"/>
                <w:color w:val="000000"/>
                <w:sz w:val="16"/>
                <w:szCs w:val="16"/>
              </w:rPr>
              <w:t xml:space="preserve">Collaborate with </w:t>
            </w:r>
            <w:r>
              <w:rPr>
                <w:rFonts w:cs="Arial"/>
                <w:color w:val="000000"/>
                <w:sz w:val="16"/>
                <w:szCs w:val="16"/>
              </w:rPr>
              <w:t>Quality Assurance</w:t>
            </w:r>
            <w:r w:rsidRPr="00D53523">
              <w:rPr>
                <w:rFonts w:cs="Arial"/>
                <w:color w:val="000000"/>
                <w:sz w:val="16"/>
                <w:szCs w:val="16"/>
              </w:rPr>
              <w:t xml:space="preserve"> to create Test Plan</w:t>
            </w:r>
            <w:r>
              <w:rPr>
                <w:rFonts w:cs="Arial"/>
                <w:color w:val="000000"/>
                <w:sz w:val="16"/>
                <w:szCs w:val="16"/>
              </w:rPr>
              <w:t xml:space="preserve"> and p</w:t>
            </w:r>
            <w:r w:rsidRPr="00D53523">
              <w:rPr>
                <w:rFonts w:cs="Arial"/>
                <w:color w:val="000000"/>
                <w:sz w:val="16"/>
                <w:szCs w:val="16"/>
              </w:rPr>
              <w:t>articipate in walk-through of Test Plan</w:t>
            </w:r>
            <w:r>
              <w:rPr>
                <w:rFonts w:cs="Arial"/>
                <w:color w:val="000000"/>
                <w:sz w:val="16"/>
                <w:szCs w:val="16"/>
              </w:rPr>
              <w:t>. Execute</w:t>
            </w:r>
            <w:r w:rsidRPr="00D53523">
              <w:rPr>
                <w:rFonts w:cs="Arial"/>
                <w:color w:val="000000"/>
                <w:sz w:val="16"/>
                <w:szCs w:val="16"/>
              </w:rPr>
              <w:t xml:space="preserve"> Test Plan</w:t>
            </w:r>
            <w:r>
              <w:rPr>
                <w:rFonts w:cs="Arial"/>
                <w:color w:val="000000"/>
                <w:sz w:val="16"/>
                <w:szCs w:val="16"/>
              </w:rPr>
              <w:t xml:space="preserve">. </w:t>
            </w:r>
            <w:r w:rsidRPr="00D53523">
              <w:rPr>
                <w:rFonts w:cs="Arial"/>
                <w:color w:val="000000"/>
                <w:sz w:val="16"/>
                <w:szCs w:val="16"/>
              </w:rPr>
              <w:t>Create Test Cases (manual and automated, if applicable) and Requirements matrix</w:t>
            </w:r>
            <w:r>
              <w:rPr>
                <w:rFonts w:cs="Arial"/>
                <w:color w:val="000000"/>
                <w:sz w:val="16"/>
                <w:szCs w:val="16"/>
              </w:rPr>
              <w:t xml:space="preserve">. </w:t>
            </w:r>
            <w:r w:rsidRPr="00D53523">
              <w:rPr>
                <w:rFonts w:cs="Arial"/>
                <w:color w:val="000000"/>
                <w:sz w:val="16"/>
                <w:szCs w:val="16"/>
              </w:rPr>
              <w:t>Con</w:t>
            </w:r>
            <w:r>
              <w:rPr>
                <w:rFonts w:cs="Arial"/>
                <w:color w:val="000000"/>
                <w:sz w:val="16"/>
                <w:szCs w:val="16"/>
              </w:rPr>
              <w:t>duct walk-through of test cases.</w:t>
            </w:r>
          </w:p>
        </w:tc>
      </w:tr>
    </w:tbl>
    <w:p w:rsidR="00FC5387" w:rsidRPr="005D0997" w:rsidRDefault="00FC5387" w:rsidP="00FC5387"/>
    <w:sectPr w:rsidR="00FC5387" w:rsidRPr="005D0997" w:rsidSect="007D7348">
      <w:pgSz w:w="12240" w:h="15840" w:code="1"/>
      <w:pgMar w:top="1440" w:right="1440" w:bottom="1440" w:left="1440" w:header="432" w:footer="432"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0B1" w:rsidRDefault="005A10B1" w:rsidP="00951C2A">
      <w:pPr>
        <w:spacing w:line="240" w:lineRule="auto"/>
      </w:pPr>
      <w:r>
        <w:separator/>
      </w:r>
    </w:p>
  </w:endnote>
  <w:endnote w:type="continuationSeparator" w:id="0">
    <w:p w:rsidR="005A10B1" w:rsidRDefault="005A10B1" w:rsidP="00951C2A">
      <w:pPr>
        <w:spacing w:line="240" w:lineRule="auto"/>
      </w:pPr>
      <w:r>
        <w:continuationSeparator/>
      </w:r>
    </w:p>
  </w:endnote>
  <w:endnote w:type="continuationNotice" w:id="1">
    <w:p w:rsidR="005A10B1" w:rsidRDefault="005A10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00000003" w:usb1="00000000" w:usb2="00000000" w:usb3="00000000" w:csb0="00000001" w:csb1="00000000"/>
  </w:font>
  <w:font w:name="Arial Bold">
    <w:panose1 w:val="020B0704020202020204"/>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10022FF" w:usb1="C000E47F" w:usb2="00000029" w:usb3="00000000" w:csb0="000001D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Default="00980A95" w:rsidP="00606876">
    <w:pPr>
      <w:pBdr>
        <w:top w:val="single" w:sz="4" w:space="1" w:color="auto"/>
      </w:pBdr>
      <w:jc w:val="center"/>
      <w:rPr>
        <w:rFonts w:ascii="Arial" w:hAnsi="Arial" w:cs="Arial"/>
        <w:sz w:val="18"/>
        <w:szCs w:val="18"/>
      </w:rPr>
    </w:pPr>
    <w:r w:rsidRPr="004A08C4">
      <w:rPr>
        <w:rFonts w:ascii="Arial" w:hAnsi="Arial" w:cs="Arial"/>
        <w:sz w:val="18"/>
        <w:szCs w:val="18"/>
      </w:rPr>
      <w:t>Use or disclosure of data contained on this sheet is subject to the restriction on the title page of this proposal</w:t>
    </w:r>
  </w:p>
  <w:p w:rsidR="00980A95" w:rsidRPr="00606876" w:rsidRDefault="00980A95" w:rsidP="00221E4C">
    <w:pPr>
      <w:tabs>
        <w:tab w:val="right" w:pos="9360"/>
      </w:tabs>
      <w:spacing w:line="240" w:lineRule="auto"/>
      <w:jc w:val="both"/>
      <w:rPr>
        <w:rFonts w:ascii="Trebuchet MS" w:hAnsi="Trebuchet MS"/>
        <w:sz w:val="20"/>
        <w:szCs w:val="20"/>
      </w:rPr>
    </w:pPr>
    <w:r>
      <w:rPr>
        <w:rFonts w:ascii="Arial" w:hAnsi="Arial" w:cs="Arial"/>
        <w:sz w:val="20"/>
        <w:szCs w:val="20"/>
      </w:rPr>
      <w:t>Vol II</w:t>
    </w:r>
    <w:r w:rsidRPr="004A08C4">
      <w:rPr>
        <w:rFonts w:ascii="Arial" w:hAnsi="Arial" w:cs="Arial"/>
        <w:sz w:val="20"/>
        <w:szCs w:val="20"/>
      </w:rPr>
      <w:t>I-</w:t>
    </w:r>
    <w:r w:rsidRPr="00221E4C">
      <w:rPr>
        <w:rFonts w:ascii="Arial" w:hAnsi="Arial" w:cs="Arial"/>
        <w:sz w:val="20"/>
        <w:szCs w:val="20"/>
      </w:rPr>
      <w:fldChar w:fldCharType="begin"/>
    </w:r>
    <w:r w:rsidRPr="00221E4C">
      <w:rPr>
        <w:rFonts w:ascii="Arial" w:hAnsi="Arial" w:cs="Arial"/>
        <w:sz w:val="20"/>
        <w:szCs w:val="20"/>
      </w:rPr>
      <w:instrText xml:space="preserve"> PAGE   \* MERGEFORMAT </w:instrText>
    </w:r>
    <w:r w:rsidRPr="00221E4C">
      <w:rPr>
        <w:rFonts w:ascii="Arial" w:hAnsi="Arial" w:cs="Arial"/>
        <w:sz w:val="20"/>
        <w:szCs w:val="20"/>
      </w:rPr>
      <w:fldChar w:fldCharType="separate"/>
    </w:r>
    <w:r>
      <w:rPr>
        <w:rFonts w:ascii="Arial" w:hAnsi="Arial" w:cs="Arial"/>
        <w:noProof/>
        <w:sz w:val="20"/>
        <w:szCs w:val="20"/>
      </w:rPr>
      <w:t>ii</w:t>
    </w:r>
    <w:r w:rsidRPr="00221E4C">
      <w:rPr>
        <w:rFonts w:ascii="Arial" w:hAnsi="Arial" w:cs="Arial"/>
        <w:noProof/>
        <w:sz w:val="20"/>
        <w:szCs w:val="20"/>
      </w:rPr>
      <w:fldChar w:fldCharType="end"/>
    </w:r>
    <w:r>
      <w:rPr>
        <w:rFonts w:ascii="Arial" w:hAnsi="Arial" w:cs="Arial"/>
        <w:sz w:val="20"/>
        <w:szCs w:val="20"/>
      </w:rPr>
      <w:tab/>
    </w:r>
    <w:r w:rsidRPr="004A08C4">
      <w:rPr>
        <w:rFonts w:ascii="Arial" w:hAnsi="Arial" w:cs="Arial"/>
        <w:sz w:val="20"/>
        <w:szCs w:val="20"/>
      </w:rPr>
      <w:t>28 February 2014</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Pr="0095106D" w:rsidRDefault="00980A95" w:rsidP="0095106D">
    <w:pPr>
      <w:pStyle w:val="Footer"/>
      <w:tabs>
        <w:tab w:val="clear" w:pos="4680"/>
        <w:tab w:val="clear" w:pos="936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Default="00980A95" w:rsidP="00015D56">
    <w:pPr>
      <w:pBdr>
        <w:top w:val="single" w:sz="4" w:space="1" w:color="auto"/>
      </w:pBdr>
      <w:jc w:val="center"/>
      <w:rPr>
        <w:rFonts w:ascii="Arial" w:hAnsi="Arial" w:cs="Arial"/>
        <w:sz w:val="18"/>
        <w:szCs w:val="18"/>
      </w:rPr>
    </w:pPr>
    <w:r w:rsidRPr="004A08C4">
      <w:rPr>
        <w:rFonts w:ascii="Arial" w:hAnsi="Arial" w:cs="Arial"/>
        <w:sz w:val="18"/>
        <w:szCs w:val="18"/>
      </w:rPr>
      <w:t>Use or disclosure of data contained on this sheet is subject to the restriction on the title page of this proposal</w:t>
    </w:r>
  </w:p>
  <w:p w:rsidR="00980A95" w:rsidRPr="00015D56" w:rsidRDefault="00980A95" w:rsidP="00015D56">
    <w:pPr>
      <w:tabs>
        <w:tab w:val="right" w:pos="9360"/>
      </w:tabs>
      <w:spacing w:line="240" w:lineRule="auto"/>
      <w:rPr>
        <w:rFonts w:ascii="Arial" w:hAnsi="Arial" w:cs="Arial"/>
        <w:noProof/>
        <w:sz w:val="20"/>
        <w:szCs w:val="20"/>
      </w:rPr>
    </w:pPr>
    <w:r w:rsidRPr="004A08C4">
      <w:rPr>
        <w:rFonts w:ascii="Arial" w:hAnsi="Arial" w:cs="Arial"/>
        <w:sz w:val="20"/>
        <w:szCs w:val="20"/>
      </w:rPr>
      <w:t>28 February 2014</w:t>
    </w:r>
    <w:r>
      <w:rPr>
        <w:rFonts w:ascii="Arial" w:hAnsi="Arial" w:cs="Arial"/>
        <w:sz w:val="20"/>
        <w:szCs w:val="20"/>
      </w:rPr>
      <w:tab/>
      <w:t>Vol II</w:t>
    </w:r>
    <w:r w:rsidRPr="004A08C4">
      <w:rPr>
        <w:rFonts w:ascii="Arial" w:hAnsi="Arial" w:cs="Arial"/>
        <w:sz w:val="20"/>
        <w:szCs w:val="20"/>
      </w:rPr>
      <w:t>I-</w:t>
    </w:r>
    <w:r w:rsidRPr="004A08C4">
      <w:rPr>
        <w:rFonts w:ascii="Arial" w:hAnsi="Arial" w:cs="Arial"/>
        <w:sz w:val="20"/>
        <w:szCs w:val="20"/>
      </w:rPr>
      <w:fldChar w:fldCharType="begin"/>
    </w:r>
    <w:r w:rsidRPr="004A08C4">
      <w:rPr>
        <w:rFonts w:ascii="Arial" w:hAnsi="Arial" w:cs="Arial"/>
        <w:sz w:val="20"/>
        <w:szCs w:val="20"/>
      </w:rPr>
      <w:instrText xml:space="preserve"> PAGE   \* MERGEFORMAT </w:instrText>
    </w:r>
    <w:r w:rsidRPr="004A08C4">
      <w:rPr>
        <w:rFonts w:ascii="Arial" w:hAnsi="Arial" w:cs="Arial"/>
        <w:sz w:val="20"/>
        <w:szCs w:val="20"/>
      </w:rPr>
      <w:fldChar w:fldCharType="separate"/>
    </w:r>
    <w:r>
      <w:rPr>
        <w:rFonts w:ascii="Arial" w:hAnsi="Arial" w:cs="Arial"/>
        <w:noProof/>
        <w:sz w:val="20"/>
        <w:szCs w:val="20"/>
      </w:rPr>
      <w:t>1</w:t>
    </w:r>
    <w:r w:rsidRPr="004A08C4">
      <w:rPr>
        <w:rFonts w:ascii="Arial" w:hAnsi="Arial" w:cs="Arial"/>
        <w:noProof/>
        <w:sz w:val="20"/>
        <w:szCs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Default="00980A95" w:rsidP="004A08C4">
    <w:pPr>
      <w:pBdr>
        <w:top w:val="single" w:sz="4" w:space="1" w:color="auto"/>
      </w:pBdr>
      <w:jc w:val="center"/>
      <w:rPr>
        <w:rFonts w:ascii="Arial" w:hAnsi="Arial" w:cs="Arial"/>
        <w:sz w:val="18"/>
        <w:szCs w:val="18"/>
      </w:rPr>
    </w:pPr>
    <w:r w:rsidRPr="004A08C4">
      <w:rPr>
        <w:rFonts w:ascii="Arial" w:hAnsi="Arial" w:cs="Arial"/>
        <w:sz w:val="18"/>
        <w:szCs w:val="18"/>
      </w:rPr>
      <w:t>Use or disclosure of data contained on this sheet is subject to the restriction on the title page of this proposal</w:t>
    </w:r>
  </w:p>
  <w:p w:rsidR="00980A95" w:rsidRPr="004A08C4" w:rsidRDefault="00980A95" w:rsidP="000F3BC8">
    <w:pPr>
      <w:tabs>
        <w:tab w:val="right" w:pos="9360"/>
      </w:tabs>
      <w:spacing w:line="240" w:lineRule="auto"/>
      <w:rPr>
        <w:rFonts w:ascii="Trebuchet MS" w:hAnsi="Trebuchet MS"/>
        <w:sz w:val="20"/>
        <w:szCs w:val="20"/>
      </w:rPr>
    </w:pPr>
    <w:r>
      <w:rPr>
        <w:rFonts w:ascii="Arial" w:hAnsi="Arial" w:cs="Arial"/>
        <w:sz w:val="20"/>
        <w:szCs w:val="20"/>
      </w:rPr>
      <w:t>21 September</w:t>
    </w:r>
    <w:r w:rsidRPr="004A08C4">
      <w:rPr>
        <w:rFonts w:ascii="Arial" w:hAnsi="Arial" w:cs="Arial"/>
        <w:sz w:val="20"/>
        <w:szCs w:val="20"/>
      </w:rPr>
      <w:t xml:space="preserve"> 201</w:t>
    </w:r>
    <w:r>
      <w:rPr>
        <w:rFonts w:ascii="Arial" w:hAnsi="Arial" w:cs="Arial"/>
        <w:sz w:val="20"/>
        <w:szCs w:val="20"/>
      </w:rPr>
      <w:t>5</w:t>
    </w:r>
    <w:r>
      <w:rPr>
        <w:rFonts w:ascii="Arial" w:hAnsi="Arial" w:cs="Arial"/>
        <w:sz w:val="20"/>
        <w:szCs w:val="20"/>
      </w:rPr>
      <w:tab/>
      <w:t>Vol I</w:t>
    </w:r>
    <w:r w:rsidRPr="004A08C4">
      <w:rPr>
        <w:rFonts w:ascii="Arial" w:hAnsi="Arial" w:cs="Arial"/>
        <w:sz w:val="20"/>
        <w:szCs w:val="20"/>
      </w:rPr>
      <w:t xml:space="preserve"> -</w:t>
    </w:r>
    <w:r w:rsidRPr="004A08C4">
      <w:rPr>
        <w:rFonts w:ascii="Arial" w:hAnsi="Arial" w:cs="Arial"/>
        <w:sz w:val="20"/>
        <w:szCs w:val="20"/>
      </w:rPr>
      <w:fldChar w:fldCharType="begin"/>
    </w:r>
    <w:r w:rsidRPr="004A08C4">
      <w:rPr>
        <w:rFonts w:ascii="Arial" w:hAnsi="Arial" w:cs="Arial"/>
        <w:sz w:val="20"/>
        <w:szCs w:val="20"/>
      </w:rPr>
      <w:instrText xml:space="preserve"> PAGE   \* MERGEFORMAT </w:instrText>
    </w:r>
    <w:r w:rsidRPr="004A08C4">
      <w:rPr>
        <w:rFonts w:ascii="Arial" w:hAnsi="Arial" w:cs="Arial"/>
        <w:sz w:val="20"/>
        <w:szCs w:val="20"/>
      </w:rPr>
      <w:fldChar w:fldCharType="separate"/>
    </w:r>
    <w:r w:rsidR="00571B95">
      <w:rPr>
        <w:rFonts w:ascii="Arial" w:hAnsi="Arial" w:cs="Arial"/>
        <w:noProof/>
        <w:sz w:val="20"/>
        <w:szCs w:val="20"/>
      </w:rPr>
      <w:t>9</w:t>
    </w:r>
    <w:r w:rsidRPr="004A08C4">
      <w:rPr>
        <w:rFonts w:ascii="Arial" w:hAnsi="Arial" w:cs="Arial"/>
        <w:noProof/>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Default="00980A95" w:rsidP="00606876">
    <w:pPr>
      <w:pBdr>
        <w:top w:val="single" w:sz="4" w:space="1" w:color="auto"/>
      </w:pBdr>
      <w:jc w:val="center"/>
      <w:rPr>
        <w:rFonts w:ascii="Arial" w:hAnsi="Arial" w:cs="Arial"/>
        <w:sz w:val="18"/>
        <w:szCs w:val="18"/>
      </w:rPr>
    </w:pPr>
    <w:r w:rsidRPr="004A08C4">
      <w:rPr>
        <w:rFonts w:ascii="Arial" w:hAnsi="Arial" w:cs="Arial"/>
        <w:sz w:val="18"/>
        <w:szCs w:val="18"/>
      </w:rPr>
      <w:t>Use or disclosure of data contained on this sheet is subject to the restriction on the title page of this proposal</w:t>
    </w:r>
  </w:p>
  <w:p w:rsidR="00980A95" w:rsidRPr="00606876" w:rsidRDefault="00980A95" w:rsidP="00221E4C">
    <w:pPr>
      <w:tabs>
        <w:tab w:val="right" w:pos="9360"/>
      </w:tabs>
      <w:spacing w:line="240" w:lineRule="auto"/>
      <w:jc w:val="both"/>
      <w:rPr>
        <w:rFonts w:ascii="Trebuchet MS" w:hAnsi="Trebuchet MS"/>
        <w:sz w:val="20"/>
        <w:szCs w:val="20"/>
      </w:rPr>
    </w:pPr>
    <w:r>
      <w:rPr>
        <w:rFonts w:ascii="Arial" w:hAnsi="Arial" w:cs="Arial"/>
        <w:sz w:val="20"/>
        <w:szCs w:val="20"/>
      </w:rPr>
      <w:t>Vol II</w:t>
    </w:r>
    <w:r w:rsidRPr="004A08C4">
      <w:rPr>
        <w:rFonts w:ascii="Arial" w:hAnsi="Arial" w:cs="Arial"/>
        <w:sz w:val="20"/>
        <w:szCs w:val="20"/>
      </w:rPr>
      <w:t>I-</w:t>
    </w:r>
    <w:r w:rsidRPr="00221E4C">
      <w:rPr>
        <w:rFonts w:ascii="Arial" w:hAnsi="Arial" w:cs="Arial"/>
        <w:sz w:val="20"/>
        <w:szCs w:val="20"/>
      </w:rPr>
      <w:fldChar w:fldCharType="begin"/>
    </w:r>
    <w:r w:rsidRPr="00221E4C">
      <w:rPr>
        <w:rFonts w:ascii="Arial" w:hAnsi="Arial" w:cs="Arial"/>
        <w:sz w:val="20"/>
        <w:szCs w:val="20"/>
      </w:rPr>
      <w:instrText xml:space="preserve"> PAGE   \* MERGEFORMAT </w:instrText>
    </w:r>
    <w:r w:rsidRPr="00221E4C">
      <w:rPr>
        <w:rFonts w:ascii="Arial" w:hAnsi="Arial" w:cs="Arial"/>
        <w:sz w:val="20"/>
        <w:szCs w:val="20"/>
      </w:rPr>
      <w:fldChar w:fldCharType="separate"/>
    </w:r>
    <w:r>
      <w:rPr>
        <w:rFonts w:ascii="Arial" w:hAnsi="Arial" w:cs="Arial"/>
        <w:noProof/>
        <w:sz w:val="20"/>
        <w:szCs w:val="20"/>
      </w:rPr>
      <w:t>6</w:t>
    </w:r>
    <w:r w:rsidRPr="00221E4C">
      <w:rPr>
        <w:rFonts w:ascii="Arial" w:hAnsi="Arial" w:cs="Arial"/>
        <w:noProof/>
        <w:sz w:val="20"/>
        <w:szCs w:val="20"/>
      </w:rPr>
      <w:fldChar w:fldCharType="end"/>
    </w:r>
    <w:r>
      <w:rPr>
        <w:rFonts w:ascii="Arial" w:hAnsi="Arial" w:cs="Arial"/>
        <w:sz w:val="20"/>
        <w:szCs w:val="20"/>
      </w:rPr>
      <w:tab/>
    </w:r>
    <w:r w:rsidRPr="004A08C4">
      <w:rPr>
        <w:rFonts w:ascii="Arial" w:hAnsi="Arial" w:cs="Arial"/>
        <w:sz w:val="20"/>
        <w:szCs w:val="20"/>
      </w:rPr>
      <w:t>28 February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0B1" w:rsidRDefault="005A10B1" w:rsidP="00951C2A">
      <w:pPr>
        <w:spacing w:line="240" w:lineRule="auto"/>
      </w:pPr>
      <w:r>
        <w:separator/>
      </w:r>
    </w:p>
  </w:footnote>
  <w:footnote w:type="continuationSeparator" w:id="0">
    <w:p w:rsidR="005A10B1" w:rsidRDefault="005A10B1" w:rsidP="00951C2A">
      <w:pPr>
        <w:spacing w:line="240" w:lineRule="auto"/>
      </w:pPr>
      <w:r>
        <w:continuationSeparator/>
      </w:r>
    </w:p>
  </w:footnote>
  <w:footnote w:type="continuationNotice" w:id="1">
    <w:p w:rsidR="005A10B1" w:rsidRDefault="005A10B1">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Pr="00606876" w:rsidRDefault="00980A95" w:rsidP="00715332">
    <w:pPr>
      <w:pStyle w:val="Header"/>
      <w:pBdr>
        <w:bottom w:val="single" w:sz="4" w:space="1" w:color="auto"/>
      </w:pBdr>
      <w:tabs>
        <w:tab w:val="clear" w:pos="4680"/>
      </w:tabs>
      <w:spacing w:after="120"/>
      <w:jc w:val="right"/>
      <w:rPr>
        <w:rFonts w:ascii="Arial" w:hAnsi="Arial" w:cs="Arial"/>
        <w:bCs/>
        <w:sz w:val="20"/>
        <w:szCs w:val="20"/>
      </w:rPr>
    </w:pPr>
    <w:r w:rsidRPr="004A08C4">
      <w:rPr>
        <w:b/>
        <w:noProof/>
      </w:rPr>
      <w:drawing>
        <wp:anchor distT="0" distB="0" distL="114300" distR="114300" simplePos="0" relativeHeight="251658240" behindDoc="0" locked="0" layoutInCell="1" allowOverlap="1" wp14:anchorId="0340D066" wp14:editId="05887A85">
          <wp:simplePos x="0" y="0"/>
          <wp:positionH relativeFrom="margin">
            <wp:align>left</wp:align>
          </wp:positionH>
          <wp:positionV relativeFrom="paragraph">
            <wp:posOffset>114300</wp:posOffset>
          </wp:positionV>
          <wp:extent cx="548640" cy="438912"/>
          <wp:effectExtent l="0" t="0" r="3810" b="0"/>
          <wp:wrapNone/>
          <wp:docPr id="5" name="Picture 5"/>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438912"/>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br/>
    </w:r>
    <w:r w:rsidRPr="004A08C4">
      <w:rPr>
        <w:rFonts w:ascii="Arial" w:hAnsi="Arial" w:cs="Arial"/>
        <w:b/>
        <w:bCs/>
        <w:sz w:val="20"/>
        <w:szCs w:val="20"/>
      </w:rPr>
      <w:t>Department of Veterans Affairs | ADVISOR</w:t>
    </w:r>
    <w:r w:rsidRPr="004A08C4">
      <w:rPr>
        <w:rFonts w:ascii="Arial" w:hAnsi="Arial" w:cs="Arial"/>
        <w:bCs/>
        <w:sz w:val="20"/>
        <w:szCs w:val="20"/>
      </w:rPr>
      <w:br/>
    </w:r>
    <w:r>
      <w:rPr>
        <w:rFonts w:ascii="Arial" w:hAnsi="Arial" w:cs="Arial"/>
        <w:bCs/>
        <w:sz w:val="20"/>
        <w:szCs w:val="20"/>
      </w:rPr>
      <w:t>Solicitation #: VA119A-13-R-0210</w:t>
    </w:r>
    <w:r>
      <w:rPr>
        <w:rFonts w:ascii="Arial" w:hAnsi="Arial" w:cs="Arial"/>
        <w:bCs/>
        <w:sz w:val="20"/>
        <w:szCs w:val="20"/>
      </w:rPr>
      <w:br/>
      <w:t>Volume III | Staffing Plan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120"/>
      <w:gridCol w:w="3120"/>
      <w:gridCol w:w="3120"/>
    </w:tblGrid>
    <w:tr w:rsidR="00980A95" w:rsidTr="508B055A">
      <w:tc>
        <w:tcPr>
          <w:tcW w:w="3120" w:type="dxa"/>
        </w:tcPr>
        <w:p w:rsidR="00980A95" w:rsidRDefault="00980A95" w:rsidP="00480C2B">
          <w:pPr>
            <w:pStyle w:val="Header"/>
            <w:ind w:left="-115"/>
          </w:pPr>
        </w:p>
      </w:tc>
      <w:tc>
        <w:tcPr>
          <w:tcW w:w="3120" w:type="dxa"/>
        </w:tcPr>
        <w:p w:rsidR="00980A95" w:rsidRDefault="00980A95" w:rsidP="00480C2B">
          <w:pPr>
            <w:pStyle w:val="Header"/>
            <w:jc w:val="center"/>
          </w:pPr>
        </w:p>
      </w:tc>
      <w:tc>
        <w:tcPr>
          <w:tcW w:w="3120" w:type="dxa"/>
        </w:tcPr>
        <w:p w:rsidR="00980A95" w:rsidRDefault="00980A95" w:rsidP="00480C2B">
          <w:pPr>
            <w:pStyle w:val="Header"/>
            <w:ind w:right="-115"/>
            <w:jc w:val="right"/>
          </w:pPr>
        </w:p>
      </w:tc>
    </w:tr>
  </w:tbl>
  <w:p w:rsidR="00980A95" w:rsidRDefault="00980A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Pr="00015D56" w:rsidRDefault="00980A95" w:rsidP="00715332">
    <w:pPr>
      <w:pStyle w:val="Header"/>
      <w:pBdr>
        <w:bottom w:val="single" w:sz="4" w:space="1" w:color="auto"/>
      </w:pBdr>
      <w:tabs>
        <w:tab w:val="clear" w:pos="4680"/>
      </w:tabs>
      <w:spacing w:after="120"/>
      <w:rPr>
        <w:rFonts w:ascii="Arial" w:hAnsi="Arial" w:cs="Arial"/>
        <w:bCs/>
        <w:sz w:val="20"/>
        <w:szCs w:val="20"/>
      </w:rPr>
    </w:pPr>
    <w:r w:rsidRPr="004A08C4">
      <w:rPr>
        <w:b/>
        <w:noProof/>
      </w:rPr>
      <w:drawing>
        <wp:anchor distT="0" distB="0" distL="114300" distR="114300" simplePos="0" relativeHeight="251658242" behindDoc="0" locked="0" layoutInCell="1" allowOverlap="1" wp14:anchorId="33B108E0" wp14:editId="5FD0FD28">
          <wp:simplePos x="0" y="0"/>
          <wp:positionH relativeFrom="margin">
            <wp:align>right</wp:align>
          </wp:positionH>
          <wp:positionV relativeFrom="paragraph">
            <wp:posOffset>104775</wp:posOffset>
          </wp:positionV>
          <wp:extent cx="548640" cy="438912"/>
          <wp:effectExtent l="0" t="0" r="3810" b="0"/>
          <wp:wrapNone/>
          <wp:docPr id="7" name="Picture 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438912"/>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br/>
    </w:r>
    <w:r w:rsidRPr="004A08C4">
      <w:rPr>
        <w:rFonts w:ascii="Arial" w:hAnsi="Arial" w:cs="Arial"/>
        <w:b/>
        <w:bCs/>
        <w:sz w:val="20"/>
        <w:szCs w:val="20"/>
      </w:rPr>
      <w:t>Department of Veterans Affairs | ADVISOR</w:t>
    </w:r>
    <w:r w:rsidRPr="004A08C4">
      <w:rPr>
        <w:rFonts w:ascii="Arial" w:hAnsi="Arial" w:cs="Arial"/>
        <w:bCs/>
        <w:sz w:val="20"/>
        <w:szCs w:val="20"/>
      </w:rPr>
      <w:br/>
    </w:r>
    <w:r>
      <w:rPr>
        <w:rFonts w:ascii="Arial" w:hAnsi="Arial" w:cs="Arial"/>
        <w:bCs/>
        <w:sz w:val="20"/>
        <w:szCs w:val="20"/>
      </w:rPr>
      <w:t>Solicitation #: VA119A-13-R-0210</w:t>
    </w:r>
    <w:r>
      <w:rPr>
        <w:rFonts w:ascii="Arial" w:hAnsi="Arial" w:cs="Arial"/>
        <w:bCs/>
        <w:sz w:val="20"/>
        <w:szCs w:val="20"/>
      </w:rPr>
      <w:br/>
      <w:t>Volume III | Staffing Plan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A95" w:rsidRPr="004A08C4" w:rsidRDefault="00980A95" w:rsidP="00147529">
    <w:pPr>
      <w:pStyle w:val="Header"/>
      <w:pBdr>
        <w:bottom w:val="single" w:sz="4" w:space="1" w:color="auto"/>
      </w:pBdr>
      <w:tabs>
        <w:tab w:val="clear" w:pos="4680"/>
      </w:tabs>
      <w:spacing w:after="120"/>
      <w:rPr>
        <w:rFonts w:ascii="Arial" w:hAnsi="Arial" w:cs="Arial"/>
        <w:bCs/>
        <w:sz w:val="20"/>
        <w:szCs w:val="20"/>
      </w:rPr>
    </w:pPr>
    <w:r w:rsidRPr="004A08C4">
      <w:rPr>
        <w:b/>
        <w:noProof/>
      </w:rPr>
      <w:drawing>
        <wp:anchor distT="0" distB="0" distL="114300" distR="114300" simplePos="0" relativeHeight="251658241" behindDoc="0" locked="0" layoutInCell="1" allowOverlap="1" wp14:anchorId="664B3884" wp14:editId="6F8CD440">
          <wp:simplePos x="0" y="0"/>
          <wp:positionH relativeFrom="margin">
            <wp:align>right</wp:align>
          </wp:positionH>
          <wp:positionV relativeFrom="paragraph">
            <wp:posOffset>95250</wp:posOffset>
          </wp:positionV>
          <wp:extent cx="548640" cy="438912"/>
          <wp:effectExtent l="0" t="0" r="3810" b="0"/>
          <wp:wrapNone/>
          <wp:docPr id="22" name="Picture 2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438912"/>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t xml:space="preserve">Department of Veteran Affairs | </w:t>
    </w:r>
    <w:r w:rsidRPr="006B47DA">
      <w:rPr>
        <w:rFonts w:ascii="Arial" w:hAnsi="Arial" w:cs="Arial"/>
        <w:b/>
        <w:bCs/>
        <w:sz w:val="20"/>
        <w:szCs w:val="20"/>
      </w:rPr>
      <w:t>Technical Acquisition Center</w:t>
    </w:r>
    <w:r>
      <w:rPr>
        <w:rFonts w:ascii="Arial" w:hAnsi="Arial" w:cs="Arial"/>
        <w:b/>
        <w:bCs/>
        <w:sz w:val="20"/>
        <w:szCs w:val="20"/>
      </w:rPr>
      <w:br/>
    </w:r>
    <w:r w:rsidRPr="006B47DA">
      <w:rPr>
        <w:rFonts w:ascii="Arial" w:hAnsi="Arial" w:cs="Arial"/>
        <w:bCs/>
        <w:i/>
        <w:sz w:val="20"/>
        <w:szCs w:val="20"/>
      </w:rPr>
      <w:t>OneVA Pharmacy Implementation</w:t>
    </w:r>
    <w:r w:rsidRPr="000F76A2">
      <w:rPr>
        <w:rFonts w:ascii="Arial" w:hAnsi="Arial" w:cs="Arial"/>
        <w:bCs/>
        <w:i/>
        <w:sz w:val="20"/>
        <w:szCs w:val="20"/>
      </w:rPr>
      <w:br/>
    </w:r>
    <w:r w:rsidRPr="008E06BB">
      <w:rPr>
        <w:rFonts w:ascii="Arial" w:hAnsi="Arial" w:cs="Arial"/>
        <w:bCs/>
        <w:sz w:val="20"/>
        <w:szCs w:val="20"/>
      </w:rPr>
      <w:t xml:space="preserve">Solicitation #: </w:t>
    </w:r>
    <w:r w:rsidRPr="006B47DA">
      <w:rPr>
        <w:rFonts w:ascii="Arial" w:hAnsi="Arial" w:cs="Arial"/>
        <w:bCs/>
        <w:sz w:val="20"/>
        <w:szCs w:val="20"/>
      </w:rPr>
      <w:t>VA118-15-Q-0745</w:t>
    </w:r>
    <w:r>
      <w:rPr>
        <w:rFonts w:ascii="Arial" w:hAnsi="Arial" w:cs="Arial"/>
        <w:bCs/>
        <w:sz w:val="20"/>
        <w:szCs w:val="20"/>
      </w:rPr>
      <w:br/>
      <w:t>Volume I | Technical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414"/>
    <w:multiLevelType w:val="multilevel"/>
    <w:tmpl w:val="00000897"/>
    <w:lvl w:ilvl="0">
      <w:start w:val="5"/>
      <w:numFmt w:val="decimal"/>
      <w:lvlText w:val="%1"/>
      <w:lvlJc w:val="left"/>
      <w:pPr>
        <w:ind w:left="820" w:hanging="720"/>
      </w:pPr>
    </w:lvl>
    <w:lvl w:ilvl="1">
      <w:start w:val="1"/>
      <w:numFmt w:val="decimal"/>
      <w:lvlText w:val="%1.%2"/>
      <w:lvlJc w:val="left"/>
      <w:pPr>
        <w:ind w:left="820" w:hanging="720"/>
      </w:pPr>
    </w:lvl>
    <w:lvl w:ilvl="2">
      <w:start w:val="1"/>
      <w:numFmt w:val="decimal"/>
      <w:lvlText w:val="%1.%2.%3"/>
      <w:lvlJc w:val="left"/>
      <w:pPr>
        <w:ind w:left="820" w:hanging="720"/>
      </w:pPr>
      <w:rPr>
        <w:rFonts w:ascii="Arial" w:hAnsi="Arial" w:cs="Arial"/>
        <w:b/>
        <w:bCs/>
        <w:sz w:val="24"/>
        <w:szCs w:val="24"/>
      </w:rPr>
    </w:lvl>
    <w:lvl w:ilvl="3">
      <w:start w:val="1"/>
      <w:numFmt w:val="upperLetter"/>
      <w:lvlText w:val="%4."/>
      <w:lvlJc w:val="left"/>
      <w:pPr>
        <w:ind w:left="1540" w:hanging="360"/>
      </w:pPr>
      <w:rPr>
        <w:rFonts w:ascii="Arial" w:hAnsi="Arial" w:cs="Arial"/>
        <w:b w:val="0"/>
        <w:bCs w:val="0"/>
        <w:sz w:val="24"/>
        <w:szCs w:val="24"/>
      </w:rPr>
    </w:lvl>
    <w:lvl w:ilvl="4">
      <w:numFmt w:val="bullet"/>
      <w:lvlText w:val="•"/>
      <w:lvlJc w:val="left"/>
      <w:pPr>
        <w:ind w:left="3075" w:hanging="360"/>
      </w:pPr>
    </w:lvl>
    <w:lvl w:ilvl="5">
      <w:numFmt w:val="bullet"/>
      <w:lvlText w:val="•"/>
      <w:lvlJc w:val="left"/>
      <w:pPr>
        <w:ind w:left="4159" w:hanging="360"/>
      </w:pPr>
    </w:lvl>
    <w:lvl w:ilvl="6">
      <w:numFmt w:val="bullet"/>
      <w:lvlText w:val="•"/>
      <w:lvlJc w:val="left"/>
      <w:pPr>
        <w:ind w:left="5243" w:hanging="360"/>
      </w:pPr>
    </w:lvl>
    <w:lvl w:ilvl="7">
      <w:numFmt w:val="bullet"/>
      <w:lvlText w:val="•"/>
      <w:lvlJc w:val="left"/>
      <w:pPr>
        <w:ind w:left="6327" w:hanging="360"/>
      </w:pPr>
    </w:lvl>
    <w:lvl w:ilvl="8">
      <w:numFmt w:val="bullet"/>
      <w:lvlText w:val="•"/>
      <w:lvlJc w:val="left"/>
      <w:pPr>
        <w:ind w:left="7411" w:hanging="360"/>
      </w:pPr>
    </w:lvl>
  </w:abstractNum>
  <w:abstractNum w:abstractNumId="1">
    <w:nsid w:val="00000415"/>
    <w:multiLevelType w:val="multilevel"/>
    <w:tmpl w:val="00000898"/>
    <w:lvl w:ilvl="0">
      <w:start w:val="5"/>
      <w:numFmt w:val="decimal"/>
      <w:lvlText w:val="%1"/>
      <w:lvlJc w:val="left"/>
      <w:pPr>
        <w:ind w:left="1540" w:hanging="864"/>
      </w:pPr>
    </w:lvl>
    <w:lvl w:ilvl="1">
      <w:start w:val="1"/>
      <w:numFmt w:val="decimal"/>
      <w:lvlText w:val="%1.%2"/>
      <w:lvlJc w:val="left"/>
      <w:pPr>
        <w:ind w:left="1540" w:hanging="864"/>
      </w:pPr>
    </w:lvl>
    <w:lvl w:ilvl="2">
      <w:start w:val="4"/>
      <w:numFmt w:val="decimal"/>
      <w:lvlText w:val="%1.%2.%3"/>
      <w:lvlJc w:val="left"/>
      <w:pPr>
        <w:ind w:left="1540" w:hanging="864"/>
      </w:pPr>
    </w:lvl>
    <w:lvl w:ilvl="3">
      <w:start w:val="1"/>
      <w:numFmt w:val="decimal"/>
      <w:lvlText w:val="%1.%2.%3.%4"/>
      <w:lvlJc w:val="left"/>
      <w:pPr>
        <w:ind w:left="1540" w:hanging="864"/>
      </w:pPr>
      <w:rPr>
        <w:rFonts w:ascii="Arial" w:hAnsi="Arial" w:cs="Arial"/>
        <w:b/>
        <w:bCs/>
        <w:sz w:val="24"/>
        <w:szCs w:val="24"/>
      </w:rPr>
    </w:lvl>
    <w:lvl w:ilvl="4">
      <w:start w:val="1"/>
      <w:numFmt w:val="upperLetter"/>
      <w:lvlText w:val="%5."/>
      <w:lvlJc w:val="left"/>
      <w:pPr>
        <w:ind w:left="1451" w:hanging="360"/>
      </w:pPr>
      <w:rPr>
        <w:rFonts w:ascii="Arial" w:hAnsi="Arial" w:cs="Arial"/>
        <w:b w:val="0"/>
        <w:bCs w:val="0"/>
        <w:sz w:val="24"/>
        <w:szCs w:val="24"/>
      </w:r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2">
    <w:nsid w:val="00000418"/>
    <w:multiLevelType w:val="multilevel"/>
    <w:tmpl w:val="0000089B"/>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1540" w:hanging="360"/>
      </w:pPr>
      <w:rPr>
        <w:rFonts w:ascii="Arial" w:hAnsi="Arial" w:cs="Arial"/>
        <w:b w:val="0"/>
        <w:bCs w:val="0"/>
        <w:sz w:val="24"/>
        <w:szCs w:val="24"/>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3">
    <w:nsid w:val="00000419"/>
    <w:multiLevelType w:val="multilevel"/>
    <w:tmpl w:val="0000089C"/>
    <w:lvl w:ilvl="0">
      <w:start w:val="5"/>
      <w:numFmt w:val="decimal"/>
      <w:lvlText w:val="%1"/>
      <w:lvlJc w:val="left"/>
      <w:pPr>
        <w:ind w:left="820" w:hanging="720"/>
      </w:pPr>
    </w:lvl>
    <w:lvl w:ilvl="1">
      <w:start w:val="4"/>
      <w:numFmt w:val="decimal"/>
      <w:lvlText w:val="%1.%2"/>
      <w:lvlJc w:val="left"/>
      <w:pPr>
        <w:ind w:left="820" w:hanging="720"/>
      </w:pPr>
    </w:lvl>
    <w:lvl w:ilvl="2">
      <w:start w:val="1"/>
      <w:numFmt w:val="decimal"/>
      <w:lvlText w:val="%1.%2.%3"/>
      <w:lvlJc w:val="left"/>
      <w:pPr>
        <w:ind w:left="820" w:hanging="720"/>
      </w:pPr>
      <w:rPr>
        <w:rFonts w:ascii="Arial" w:hAnsi="Arial" w:cs="Arial"/>
        <w:b/>
        <w:bCs/>
        <w:sz w:val="24"/>
        <w:szCs w:val="24"/>
      </w:rPr>
    </w:lvl>
    <w:lvl w:ilvl="3">
      <w:numFmt w:val="bullet"/>
      <w:lvlText w:val="-"/>
      <w:lvlJc w:val="left"/>
      <w:pPr>
        <w:ind w:left="820" w:hanging="147"/>
      </w:pPr>
      <w:rPr>
        <w:rFonts w:ascii="Arial" w:hAnsi="Arial" w:cs="Arial"/>
        <w:b w:val="0"/>
        <w:bCs w:val="0"/>
        <w:sz w:val="24"/>
        <w:szCs w:val="24"/>
      </w:rPr>
    </w:lvl>
    <w:lvl w:ilvl="4">
      <w:numFmt w:val="bullet"/>
      <w:lvlText w:val="•"/>
      <w:lvlJc w:val="left"/>
      <w:pPr>
        <w:ind w:left="4324" w:hanging="147"/>
      </w:pPr>
    </w:lvl>
    <w:lvl w:ilvl="5">
      <w:numFmt w:val="bullet"/>
      <w:lvlText w:val="•"/>
      <w:lvlJc w:val="left"/>
      <w:pPr>
        <w:ind w:left="5200" w:hanging="147"/>
      </w:pPr>
    </w:lvl>
    <w:lvl w:ilvl="6">
      <w:numFmt w:val="bullet"/>
      <w:lvlText w:val="•"/>
      <w:lvlJc w:val="left"/>
      <w:pPr>
        <w:ind w:left="6076" w:hanging="147"/>
      </w:pPr>
    </w:lvl>
    <w:lvl w:ilvl="7">
      <w:numFmt w:val="bullet"/>
      <w:lvlText w:val="•"/>
      <w:lvlJc w:val="left"/>
      <w:pPr>
        <w:ind w:left="6952" w:hanging="147"/>
      </w:pPr>
    </w:lvl>
    <w:lvl w:ilvl="8">
      <w:numFmt w:val="bullet"/>
      <w:lvlText w:val="•"/>
      <w:lvlJc w:val="left"/>
      <w:pPr>
        <w:ind w:left="7828" w:hanging="147"/>
      </w:pPr>
    </w:lvl>
  </w:abstractNum>
  <w:abstractNum w:abstractNumId="4">
    <w:nsid w:val="0000041A"/>
    <w:multiLevelType w:val="multilevel"/>
    <w:tmpl w:val="0000089D"/>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820" w:hanging="360"/>
      </w:pPr>
      <w:rPr>
        <w:rFonts w:ascii="Arial" w:hAnsi="Arial" w:cs="Arial"/>
        <w:b w:val="0"/>
        <w:bCs w:val="0"/>
        <w:sz w:val="24"/>
        <w:szCs w:val="24"/>
      </w:r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5">
    <w:nsid w:val="0000041B"/>
    <w:multiLevelType w:val="multilevel"/>
    <w:tmpl w:val="0000089E"/>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820" w:hanging="360"/>
      </w:pPr>
      <w:rPr>
        <w:rFonts w:ascii="Arial" w:hAnsi="Arial" w:cs="Arial"/>
        <w:b w:val="0"/>
        <w:bCs w:val="0"/>
        <w:sz w:val="24"/>
        <w:szCs w:val="24"/>
      </w:r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6">
    <w:nsid w:val="0000041C"/>
    <w:multiLevelType w:val="multilevel"/>
    <w:tmpl w:val="0000089F"/>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820" w:hanging="360"/>
      </w:pPr>
      <w:rPr>
        <w:rFonts w:ascii="Arial" w:hAnsi="Arial" w:cs="Arial"/>
        <w:b w:val="0"/>
        <w:bCs w:val="0"/>
        <w:sz w:val="24"/>
        <w:szCs w:val="24"/>
      </w:r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7">
    <w:nsid w:val="0000041D"/>
    <w:multiLevelType w:val="multilevel"/>
    <w:tmpl w:val="000008A0"/>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820" w:hanging="360"/>
      </w:pPr>
      <w:rPr>
        <w:rFonts w:ascii="Arial" w:hAnsi="Arial" w:cs="Arial"/>
        <w:b w:val="0"/>
        <w:bCs w:val="0"/>
        <w:sz w:val="24"/>
        <w:szCs w:val="24"/>
      </w:r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8">
    <w:nsid w:val="0000041E"/>
    <w:multiLevelType w:val="multilevel"/>
    <w:tmpl w:val="000008A1"/>
    <w:lvl w:ilvl="0">
      <w:start w:val="1"/>
      <w:numFmt w:val="decimal"/>
      <w:lvlText w:val="%1."/>
      <w:lvlJc w:val="left"/>
      <w:pPr>
        <w:ind w:left="1180" w:hanging="360"/>
      </w:pPr>
      <w:rPr>
        <w:rFonts w:ascii="Arial" w:hAnsi="Arial" w:cs="Arial"/>
        <w:b w:val="0"/>
        <w:bCs w:val="0"/>
        <w:sz w:val="24"/>
        <w:szCs w:val="24"/>
      </w:rPr>
    </w:lvl>
    <w:lvl w:ilvl="1">
      <w:numFmt w:val="bullet"/>
      <w:lvlText w:val="•"/>
      <w:lvlJc w:val="left"/>
      <w:pPr>
        <w:ind w:left="2020" w:hanging="360"/>
      </w:pPr>
    </w:lvl>
    <w:lvl w:ilvl="2">
      <w:numFmt w:val="bullet"/>
      <w:lvlText w:val="•"/>
      <w:lvlJc w:val="left"/>
      <w:pPr>
        <w:ind w:left="2860" w:hanging="360"/>
      </w:pPr>
    </w:lvl>
    <w:lvl w:ilvl="3">
      <w:numFmt w:val="bullet"/>
      <w:lvlText w:val="•"/>
      <w:lvlJc w:val="left"/>
      <w:pPr>
        <w:ind w:left="3700" w:hanging="360"/>
      </w:pPr>
    </w:lvl>
    <w:lvl w:ilvl="4">
      <w:numFmt w:val="bullet"/>
      <w:lvlText w:val="•"/>
      <w:lvlJc w:val="left"/>
      <w:pPr>
        <w:ind w:left="4540" w:hanging="360"/>
      </w:pPr>
    </w:lvl>
    <w:lvl w:ilvl="5">
      <w:numFmt w:val="bullet"/>
      <w:lvlText w:val="•"/>
      <w:lvlJc w:val="left"/>
      <w:pPr>
        <w:ind w:left="5380" w:hanging="360"/>
      </w:pPr>
    </w:lvl>
    <w:lvl w:ilvl="6">
      <w:numFmt w:val="bullet"/>
      <w:lvlText w:val="•"/>
      <w:lvlJc w:val="left"/>
      <w:pPr>
        <w:ind w:left="6220" w:hanging="360"/>
      </w:pPr>
    </w:lvl>
    <w:lvl w:ilvl="7">
      <w:numFmt w:val="bullet"/>
      <w:lvlText w:val="•"/>
      <w:lvlJc w:val="left"/>
      <w:pPr>
        <w:ind w:left="7060" w:hanging="360"/>
      </w:pPr>
    </w:lvl>
    <w:lvl w:ilvl="8">
      <w:numFmt w:val="bullet"/>
      <w:lvlText w:val="•"/>
      <w:lvlJc w:val="left"/>
      <w:pPr>
        <w:ind w:left="7900" w:hanging="360"/>
      </w:pPr>
    </w:lvl>
  </w:abstractNum>
  <w:abstractNum w:abstractNumId="9">
    <w:nsid w:val="0000041F"/>
    <w:multiLevelType w:val="multilevel"/>
    <w:tmpl w:val="000008A2"/>
    <w:lvl w:ilvl="0">
      <w:start w:val="1"/>
      <w:numFmt w:val="decimal"/>
      <w:lvlText w:val="%1."/>
      <w:lvlJc w:val="left"/>
      <w:pPr>
        <w:ind w:left="820" w:hanging="360"/>
      </w:pPr>
      <w:rPr>
        <w:rFonts w:ascii="Arial" w:hAnsi="Arial" w:cs="Arial"/>
        <w:b w:val="0"/>
        <w:bCs w:val="0"/>
        <w:sz w:val="24"/>
        <w:szCs w:val="24"/>
      </w:rPr>
    </w:lvl>
    <w:lvl w:ilvl="1">
      <w:start w:val="1"/>
      <w:numFmt w:val="upperLetter"/>
      <w:lvlText w:val="%2."/>
      <w:lvlJc w:val="left"/>
      <w:pPr>
        <w:ind w:left="820" w:hanging="360"/>
      </w:pPr>
      <w:rPr>
        <w:rFonts w:ascii="Arial" w:hAnsi="Arial" w:cs="Arial"/>
        <w:b w:val="0"/>
        <w:bCs w:val="0"/>
        <w:sz w:val="24"/>
        <w:szCs w:val="24"/>
      </w:r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10">
    <w:nsid w:val="00000420"/>
    <w:multiLevelType w:val="multilevel"/>
    <w:tmpl w:val="000008A3"/>
    <w:lvl w:ilvl="0">
      <w:start w:val="1"/>
      <w:numFmt w:val="upperLetter"/>
      <w:lvlText w:val="%1."/>
      <w:lvlJc w:val="left"/>
      <w:pPr>
        <w:ind w:left="460" w:hanging="360"/>
      </w:pPr>
      <w:rPr>
        <w:rFonts w:ascii="Arial" w:hAnsi="Arial" w:cs="Arial"/>
        <w:b w:val="0"/>
        <w:bCs w:val="0"/>
        <w:sz w:val="24"/>
        <w:szCs w:val="24"/>
      </w:rPr>
    </w:lvl>
    <w:lvl w:ilvl="1">
      <w:numFmt w:val="bullet"/>
      <w:lvlText w:val="•"/>
      <w:lvlJc w:val="left"/>
      <w:pPr>
        <w:ind w:left="1372" w:hanging="360"/>
      </w:pPr>
    </w:lvl>
    <w:lvl w:ilvl="2">
      <w:numFmt w:val="bullet"/>
      <w:lvlText w:val="•"/>
      <w:lvlJc w:val="left"/>
      <w:pPr>
        <w:ind w:left="2284" w:hanging="360"/>
      </w:pPr>
    </w:lvl>
    <w:lvl w:ilvl="3">
      <w:numFmt w:val="bullet"/>
      <w:lvlText w:val="•"/>
      <w:lvlJc w:val="left"/>
      <w:pPr>
        <w:ind w:left="3196" w:hanging="360"/>
      </w:pPr>
    </w:lvl>
    <w:lvl w:ilvl="4">
      <w:numFmt w:val="bullet"/>
      <w:lvlText w:val="•"/>
      <w:lvlJc w:val="left"/>
      <w:pPr>
        <w:ind w:left="4108" w:hanging="360"/>
      </w:pPr>
    </w:lvl>
    <w:lvl w:ilvl="5">
      <w:numFmt w:val="bullet"/>
      <w:lvlText w:val="•"/>
      <w:lvlJc w:val="left"/>
      <w:pPr>
        <w:ind w:left="5020" w:hanging="360"/>
      </w:pPr>
    </w:lvl>
    <w:lvl w:ilvl="6">
      <w:numFmt w:val="bullet"/>
      <w:lvlText w:val="•"/>
      <w:lvlJc w:val="left"/>
      <w:pPr>
        <w:ind w:left="5932" w:hanging="360"/>
      </w:pPr>
    </w:lvl>
    <w:lvl w:ilvl="7">
      <w:numFmt w:val="bullet"/>
      <w:lvlText w:val="•"/>
      <w:lvlJc w:val="left"/>
      <w:pPr>
        <w:ind w:left="6844" w:hanging="360"/>
      </w:pPr>
    </w:lvl>
    <w:lvl w:ilvl="8">
      <w:numFmt w:val="bullet"/>
      <w:lvlText w:val="•"/>
      <w:lvlJc w:val="left"/>
      <w:pPr>
        <w:ind w:left="7756" w:hanging="360"/>
      </w:pPr>
    </w:lvl>
  </w:abstractNum>
  <w:abstractNum w:abstractNumId="11">
    <w:nsid w:val="18E53871"/>
    <w:multiLevelType w:val="hybridMultilevel"/>
    <w:tmpl w:val="2F703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534CB"/>
    <w:multiLevelType w:val="hybridMultilevel"/>
    <w:tmpl w:val="F6E44348"/>
    <w:lvl w:ilvl="0" w:tplc="50122BBC">
      <w:start w:val="1"/>
      <w:numFmt w:val="bullet"/>
      <w:lvlText w:val="₋"/>
      <w:lvlJc w:val="left"/>
      <w:pPr>
        <w:ind w:left="720" w:hanging="360"/>
      </w:pPr>
      <w:rPr>
        <w:rFonts w:ascii="Lucida Sans Unicode" w:hAnsi="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AA1F93"/>
    <w:multiLevelType w:val="multilevel"/>
    <w:tmpl w:val="04EE6E6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81C5888"/>
    <w:multiLevelType w:val="hybridMultilevel"/>
    <w:tmpl w:val="3BA47FE6"/>
    <w:lvl w:ilvl="0" w:tplc="50122BBC">
      <w:start w:val="1"/>
      <w:numFmt w:val="bullet"/>
      <w:lvlText w:val="₋"/>
      <w:lvlJc w:val="left"/>
      <w:pPr>
        <w:ind w:left="720" w:hanging="360"/>
      </w:pPr>
      <w:rPr>
        <w:rFonts w:ascii="Lucida Sans Unicode" w:hAnsi="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712C1A"/>
    <w:multiLevelType w:val="hybridMultilevel"/>
    <w:tmpl w:val="25EAD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227F52"/>
    <w:multiLevelType w:val="hybridMultilevel"/>
    <w:tmpl w:val="7B8AD0B2"/>
    <w:lvl w:ilvl="0" w:tplc="A3F0DA26">
      <w:start w:val="1"/>
      <w:numFmt w:val="bullet"/>
      <w:pStyle w:val="BITSBodyBullet"/>
      <w:lvlText w:val=""/>
      <w:lvlJc w:val="left"/>
      <w:pPr>
        <w:ind w:left="720" w:hanging="360"/>
      </w:pPr>
      <w:rPr>
        <w:rFonts w:ascii="Wingdings" w:hAnsi="Wingdings" w:hint="default"/>
        <w:b/>
        <w:i w:val="0"/>
        <w:caps w:val="0"/>
        <w:strike w:val="0"/>
        <w:dstrike w:val="0"/>
        <w:vanish w:val="0"/>
        <w:color w:val="002060"/>
        <w:sz w:val="24"/>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104D4"/>
    <w:multiLevelType w:val="hybridMultilevel"/>
    <w:tmpl w:val="D520E3E0"/>
    <w:lvl w:ilvl="0" w:tplc="C588806E">
      <w:start w:val="1"/>
      <w:numFmt w:val="bullet"/>
      <w:pStyle w:val="PSITableBullet2"/>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nsid w:val="51207C6F"/>
    <w:multiLevelType w:val="hybridMultilevel"/>
    <w:tmpl w:val="121E45B6"/>
    <w:lvl w:ilvl="0" w:tplc="53648DAC">
      <w:start w:val="1"/>
      <w:numFmt w:val="bullet"/>
      <w:pStyle w:val="TableTextBullet10Arial"/>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2204AE"/>
    <w:multiLevelType w:val="hybridMultilevel"/>
    <w:tmpl w:val="CD0A82DC"/>
    <w:lvl w:ilvl="0" w:tplc="C1B00F58">
      <w:start w:val="1"/>
      <w:numFmt w:val="bullet"/>
      <w:pStyle w:val="bulletsforre"/>
      <w:lvlText w:val="►"/>
      <w:lvlJc w:val="left"/>
      <w:pPr>
        <w:ind w:left="720" w:hanging="360"/>
      </w:pPr>
      <w:rPr>
        <w:rFonts w:ascii="Arial" w:hAnsi="Arial" w:cs="Times New Roman" w:hint="default"/>
        <w:color w:val="FFC000"/>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3970F29"/>
    <w:multiLevelType w:val="hybridMultilevel"/>
    <w:tmpl w:val="A39AD17E"/>
    <w:lvl w:ilvl="0" w:tplc="9080ECB8">
      <w:start w:val="1"/>
      <w:numFmt w:val="bullet"/>
      <w:lvlText w:val=""/>
      <w:lvlJc w:val="left"/>
      <w:pPr>
        <w:ind w:left="720" w:hanging="360"/>
      </w:pPr>
      <w:rPr>
        <w:rFonts w:ascii="Wingdings" w:hAnsi="Wingdings" w:hint="default"/>
        <w:u w:color="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1C05D1"/>
    <w:multiLevelType w:val="hybridMultilevel"/>
    <w:tmpl w:val="6BD0719E"/>
    <w:styleLink w:val="BulletList1"/>
    <w:lvl w:ilvl="0" w:tplc="F31E870A">
      <w:start w:val="1"/>
      <w:numFmt w:val="decimal"/>
      <w:pStyle w:val="L1"/>
      <w:lvlText w:val="(%1)"/>
      <w:lvlJc w:val="left"/>
      <w:pPr>
        <w:tabs>
          <w:tab w:val="num" w:pos="720"/>
        </w:tabs>
        <w:ind w:left="720" w:hanging="360"/>
      </w:pPr>
      <w:rPr>
        <w:rFonts w:hint="default"/>
      </w:rPr>
    </w:lvl>
    <w:lvl w:ilvl="1" w:tplc="04090019">
      <w:start w:val="1"/>
      <w:numFmt w:val="decimal"/>
      <w:pStyle w:val="l3"/>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E936751"/>
    <w:multiLevelType w:val="hybridMultilevel"/>
    <w:tmpl w:val="D2EEA8C0"/>
    <w:lvl w:ilvl="0" w:tplc="D494D804">
      <w:start w:val="1"/>
      <w:numFmt w:val="bullet"/>
      <w:pStyle w:val="FocusBoxBulletsArial10Italics"/>
      <w:lvlText w:val=""/>
      <w:lvlJc w:val="left"/>
      <w:pPr>
        <w:ind w:left="720" w:hanging="360"/>
      </w:pPr>
      <w:rPr>
        <w:rFonts w:ascii="Wingdings" w:hAnsi="Wingdings" w:hint="default"/>
        <w:b/>
        <w:i w:val="0"/>
        <w:caps w:val="0"/>
        <w:strike w:val="0"/>
        <w:dstrike w:val="0"/>
        <w:vanish w:val="0"/>
        <w:color w:val="FFFFFF" w:themeColor="background1"/>
        <w:sz w:val="2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CC1721"/>
    <w:multiLevelType w:val="hybridMultilevel"/>
    <w:tmpl w:val="B0E60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6581B05"/>
    <w:multiLevelType w:val="hybridMultilevel"/>
    <w:tmpl w:val="F1E8E79A"/>
    <w:lvl w:ilvl="0" w:tplc="B344B408">
      <w:start w:val="1"/>
      <w:numFmt w:val="bullet"/>
      <w:pStyle w:val="TableTextBullet8Arial"/>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B47D12"/>
    <w:multiLevelType w:val="multilevel"/>
    <w:tmpl w:val="2A0087E4"/>
    <w:styleLink w:val="Style2"/>
    <w:lvl w:ilvl="0">
      <w:start w:val="3"/>
      <w:numFmt w:val="decimal"/>
      <w:lvlText w:val="%1"/>
      <w:lvlJc w:val="left"/>
      <w:pPr>
        <w:ind w:left="720" w:hanging="360"/>
      </w:pPr>
      <w:rPr>
        <w:rFonts w:ascii="Arial Bold" w:hAnsi="Arial Bold" w:hint="default"/>
        <w:b/>
        <w:i w:val="0"/>
        <w:caps w:val="0"/>
        <w:strike w:val="0"/>
        <w:dstrike w:val="0"/>
        <w:vanish w:val="0"/>
        <w:kern w:val="0"/>
        <w:sz w:val="24"/>
        <w:vertAlign w:val="baseline"/>
        <w14:cntxtAlts w14:val="0"/>
      </w:rPr>
    </w:lvl>
    <w:lvl w:ilvl="1">
      <w:start w:val="1"/>
      <w:numFmt w:val="low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70E97B37"/>
    <w:multiLevelType w:val="hybridMultilevel"/>
    <w:tmpl w:val="7302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315B7"/>
    <w:multiLevelType w:val="multilevel"/>
    <w:tmpl w:val="03A8BDD8"/>
    <w:styleLink w:val="BAH"/>
    <w:lvl w:ilvl="0">
      <w:start w:val="1"/>
      <w:numFmt w:val="bullet"/>
      <w:pStyle w:val="Achievement"/>
      <w:lvlText w:val=""/>
      <w:lvlJc w:val="left"/>
      <w:pPr>
        <w:tabs>
          <w:tab w:val="num" w:pos="720"/>
        </w:tabs>
        <w:ind w:left="1080" w:hanging="360"/>
      </w:pPr>
      <w:rPr>
        <w:rFonts w:ascii="Symbol" w:hAnsi="Symbol" w:hint="default"/>
        <w:sz w:val="24"/>
      </w:rPr>
    </w:lvl>
    <w:lvl w:ilvl="1">
      <w:start w:val="1"/>
      <w:numFmt w:val="bullet"/>
      <w:lvlText w:val="-"/>
      <w:lvlJc w:val="left"/>
      <w:pPr>
        <w:tabs>
          <w:tab w:val="num" w:pos="1440"/>
        </w:tabs>
        <w:ind w:left="1440" w:hanging="360"/>
      </w:pPr>
      <w:rPr>
        <w:rFonts w:ascii="Times New Roman" w:hAnsi="Times New Roman" w:cs="Times New Roman" w:hint="default"/>
        <w:sz w:val="24"/>
      </w:rPr>
    </w:lvl>
    <w:lvl w:ilvl="2">
      <w:start w:val="1"/>
      <w:numFmt w:val="bullet"/>
      <w:lvlText w:val="."/>
      <w:lvlJc w:val="left"/>
      <w:pPr>
        <w:tabs>
          <w:tab w:val="num" w:pos="2160"/>
        </w:tabs>
        <w:ind w:left="2160" w:hanging="360"/>
      </w:pPr>
      <w:rPr>
        <w:rFonts w:ascii="Times New Roman" w:hAnsi="Times New Roman" w:cs="Times New Roman" w:hint="default"/>
        <w:sz w:val="24"/>
      </w:rPr>
    </w:lvl>
    <w:lvl w:ilvl="3">
      <w:start w:val="1"/>
      <w:numFmt w:val="bullet"/>
      <w:lvlText w:val="¨"/>
      <w:lvlJc w:val="left"/>
      <w:pPr>
        <w:tabs>
          <w:tab w:val="num" w:pos="2880"/>
        </w:tabs>
        <w:ind w:left="2880" w:hanging="360"/>
      </w:pPr>
      <w:rPr>
        <w:rFonts w:ascii="Times New Roman" w:hAnsi="Times New Roman" w:cs="Times New Roman" w:hint="default"/>
        <w:sz w:val="24"/>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734873CC"/>
    <w:multiLevelType w:val="hybridMultilevel"/>
    <w:tmpl w:val="8840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993960"/>
    <w:multiLevelType w:val="hybridMultilevel"/>
    <w:tmpl w:val="C208504E"/>
    <w:lvl w:ilvl="0" w:tplc="50122BBC">
      <w:start w:val="1"/>
      <w:numFmt w:val="bullet"/>
      <w:lvlText w:val="₋"/>
      <w:lvlJc w:val="left"/>
      <w:pPr>
        <w:ind w:left="720" w:hanging="360"/>
      </w:pPr>
      <w:rPr>
        <w:rFonts w:ascii="Lucida Sans Unicode" w:hAnsi="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2C7027"/>
    <w:multiLevelType w:val="multilevel"/>
    <w:tmpl w:val="30C4213A"/>
    <w:styleLink w:val="Style1"/>
    <w:lvl w:ilvl="0">
      <w:start w:val="1"/>
      <w:numFmt w:val="decimal"/>
      <w:lvlText w:val="%1.1"/>
      <w:lvlJc w:val="left"/>
      <w:pPr>
        <w:ind w:left="720" w:hanging="360"/>
      </w:pPr>
      <w:rPr>
        <w:rFonts w:ascii="Arial Bold" w:hAnsi="Arial Bold" w:hint="default"/>
        <w:b/>
        <w:i w:val="0"/>
        <w:caps w:val="0"/>
        <w:strike w:val="0"/>
        <w:dstrike w:val="0"/>
        <w:vanish w:val="0"/>
        <w:color w:val="002060"/>
        <w:sz w:val="24"/>
        <w:vertAlign w:val="baseline"/>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FBE6E69"/>
    <w:multiLevelType w:val="hybridMultilevel"/>
    <w:tmpl w:val="289C4BFE"/>
    <w:lvl w:ilvl="0" w:tplc="F34C6ACE">
      <w:start w:val="1"/>
      <w:numFmt w:val="decimal"/>
      <w:pStyle w:val="BITSBody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30"/>
  </w:num>
  <w:num w:numId="4">
    <w:abstractNumId w:val="25"/>
  </w:num>
  <w:num w:numId="5">
    <w:abstractNumId w:val="18"/>
  </w:num>
  <w:num w:numId="6">
    <w:abstractNumId w:val="16"/>
  </w:num>
  <w:num w:numId="7">
    <w:abstractNumId w:val="31"/>
  </w:num>
  <w:num w:numId="8">
    <w:abstractNumId w:val="22"/>
  </w:num>
  <w:num w:numId="9">
    <w:abstractNumId w:val="13"/>
  </w:num>
  <w:num w:numId="10">
    <w:abstractNumId w:val="17"/>
  </w:num>
  <w:num w:numId="11">
    <w:abstractNumId w:val="27"/>
  </w:num>
  <w:num w:numId="12">
    <w:abstractNumId w:val="19"/>
  </w:num>
  <w:num w:numId="13">
    <w:abstractNumId w:val="0"/>
  </w:num>
  <w:num w:numId="14">
    <w:abstractNumId w:val="1"/>
  </w:num>
  <w:num w:numId="15">
    <w:abstractNumId w:val="2"/>
  </w:num>
  <w:num w:numId="16">
    <w:abstractNumId w:val="4"/>
  </w:num>
  <w:num w:numId="17">
    <w:abstractNumId w:val="3"/>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20"/>
  </w:num>
  <w:num w:numId="25">
    <w:abstractNumId w:val="14"/>
  </w:num>
  <w:num w:numId="26">
    <w:abstractNumId w:val="13"/>
  </w:num>
  <w:num w:numId="27">
    <w:abstractNumId w:val="13"/>
  </w:num>
  <w:num w:numId="28">
    <w:abstractNumId w:val="13"/>
  </w:num>
  <w:num w:numId="29">
    <w:abstractNumId w:val="13"/>
  </w:num>
  <w:num w:numId="30">
    <w:abstractNumId w:val="23"/>
  </w:num>
  <w:num w:numId="31">
    <w:abstractNumId w:val="15"/>
  </w:num>
  <w:num w:numId="32">
    <w:abstractNumId w:val="29"/>
  </w:num>
  <w:num w:numId="33">
    <w:abstractNumId w:val="28"/>
  </w:num>
  <w:num w:numId="34">
    <w:abstractNumId w:val="26"/>
  </w:num>
  <w:num w:numId="35">
    <w:abstractNumId w:val="11"/>
  </w:num>
  <w:num w:numId="36">
    <w:abstractNumId w:val="13"/>
  </w:num>
  <w:num w:numId="37">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DB9"/>
    <w:rsid w:val="0000027B"/>
    <w:rsid w:val="00001F2A"/>
    <w:rsid w:val="00003ABA"/>
    <w:rsid w:val="00003B08"/>
    <w:rsid w:val="00004C26"/>
    <w:rsid w:val="00004E42"/>
    <w:rsid w:val="00005966"/>
    <w:rsid w:val="000063B9"/>
    <w:rsid w:val="00007B4E"/>
    <w:rsid w:val="00010069"/>
    <w:rsid w:val="00011862"/>
    <w:rsid w:val="00015083"/>
    <w:rsid w:val="000156E8"/>
    <w:rsid w:val="00015D56"/>
    <w:rsid w:val="000166CD"/>
    <w:rsid w:val="00016930"/>
    <w:rsid w:val="0001792F"/>
    <w:rsid w:val="000223A4"/>
    <w:rsid w:val="00025282"/>
    <w:rsid w:val="00030DA1"/>
    <w:rsid w:val="000310DA"/>
    <w:rsid w:val="00031846"/>
    <w:rsid w:val="0003201D"/>
    <w:rsid w:val="00035404"/>
    <w:rsid w:val="00036DB9"/>
    <w:rsid w:val="00037163"/>
    <w:rsid w:val="00040E9C"/>
    <w:rsid w:val="00041911"/>
    <w:rsid w:val="00042217"/>
    <w:rsid w:val="000429E5"/>
    <w:rsid w:val="000433A2"/>
    <w:rsid w:val="000438D0"/>
    <w:rsid w:val="0004409D"/>
    <w:rsid w:val="00045E5D"/>
    <w:rsid w:val="00046B44"/>
    <w:rsid w:val="0004758D"/>
    <w:rsid w:val="00047EDD"/>
    <w:rsid w:val="0005143E"/>
    <w:rsid w:val="00051B22"/>
    <w:rsid w:val="000541EF"/>
    <w:rsid w:val="0005573B"/>
    <w:rsid w:val="00055FC5"/>
    <w:rsid w:val="00057ADC"/>
    <w:rsid w:val="00057F2B"/>
    <w:rsid w:val="0006071B"/>
    <w:rsid w:val="0006184B"/>
    <w:rsid w:val="000618E8"/>
    <w:rsid w:val="00062FEC"/>
    <w:rsid w:val="000635B6"/>
    <w:rsid w:val="00063810"/>
    <w:rsid w:val="00063964"/>
    <w:rsid w:val="00063F1E"/>
    <w:rsid w:val="000646D7"/>
    <w:rsid w:val="00065842"/>
    <w:rsid w:val="00065F83"/>
    <w:rsid w:val="00067611"/>
    <w:rsid w:val="00072EE8"/>
    <w:rsid w:val="0007380D"/>
    <w:rsid w:val="00073AAC"/>
    <w:rsid w:val="00074980"/>
    <w:rsid w:val="00076C39"/>
    <w:rsid w:val="0008029F"/>
    <w:rsid w:val="0008034C"/>
    <w:rsid w:val="00080C19"/>
    <w:rsid w:val="0008220C"/>
    <w:rsid w:val="00082920"/>
    <w:rsid w:val="00083140"/>
    <w:rsid w:val="00085B5F"/>
    <w:rsid w:val="00086198"/>
    <w:rsid w:val="0008705A"/>
    <w:rsid w:val="00087B6B"/>
    <w:rsid w:val="000905F5"/>
    <w:rsid w:val="00091387"/>
    <w:rsid w:val="000923E7"/>
    <w:rsid w:val="000930C5"/>
    <w:rsid w:val="00093A30"/>
    <w:rsid w:val="0009513B"/>
    <w:rsid w:val="00097457"/>
    <w:rsid w:val="000A1724"/>
    <w:rsid w:val="000A383B"/>
    <w:rsid w:val="000A3F7F"/>
    <w:rsid w:val="000B0EAE"/>
    <w:rsid w:val="000B13DD"/>
    <w:rsid w:val="000B16FE"/>
    <w:rsid w:val="000B2B8C"/>
    <w:rsid w:val="000B3009"/>
    <w:rsid w:val="000B4BD1"/>
    <w:rsid w:val="000B5AD1"/>
    <w:rsid w:val="000B5B5B"/>
    <w:rsid w:val="000B6482"/>
    <w:rsid w:val="000B7CA7"/>
    <w:rsid w:val="000C145F"/>
    <w:rsid w:val="000C1D91"/>
    <w:rsid w:val="000C2FBC"/>
    <w:rsid w:val="000C595B"/>
    <w:rsid w:val="000D363B"/>
    <w:rsid w:val="000D492E"/>
    <w:rsid w:val="000D49C1"/>
    <w:rsid w:val="000D6159"/>
    <w:rsid w:val="000D79E6"/>
    <w:rsid w:val="000E041D"/>
    <w:rsid w:val="000E0819"/>
    <w:rsid w:val="000E0B8D"/>
    <w:rsid w:val="000F0A80"/>
    <w:rsid w:val="000F1EA1"/>
    <w:rsid w:val="000F1EF1"/>
    <w:rsid w:val="000F3BC8"/>
    <w:rsid w:val="000F53B7"/>
    <w:rsid w:val="000F5C45"/>
    <w:rsid w:val="000F6F0B"/>
    <w:rsid w:val="000F7641"/>
    <w:rsid w:val="000F76A2"/>
    <w:rsid w:val="0010036E"/>
    <w:rsid w:val="00100EA6"/>
    <w:rsid w:val="001039D4"/>
    <w:rsid w:val="00107676"/>
    <w:rsid w:val="0011061A"/>
    <w:rsid w:val="00112476"/>
    <w:rsid w:val="00112925"/>
    <w:rsid w:val="001133B6"/>
    <w:rsid w:val="00114C3E"/>
    <w:rsid w:val="00114F10"/>
    <w:rsid w:val="0012011F"/>
    <w:rsid w:val="00120A68"/>
    <w:rsid w:val="001229EF"/>
    <w:rsid w:val="00122BC2"/>
    <w:rsid w:val="001230EE"/>
    <w:rsid w:val="00126DEA"/>
    <w:rsid w:val="001304D4"/>
    <w:rsid w:val="00131C44"/>
    <w:rsid w:val="00133CF0"/>
    <w:rsid w:val="00134414"/>
    <w:rsid w:val="00136039"/>
    <w:rsid w:val="0013617A"/>
    <w:rsid w:val="00140427"/>
    <w:rsid w:val="00147529"/>
    <w:rsid w:val="00147764"/>
    <w:rsid w:val="00151698"/>
    <w:rsid w:val="001558EF"/>
    <w:rsid w:val="00155AE3"/>
    <w:rsid w:val="001571F8"/>
    <w:rsid w:val="00161CC7"/>
    <w:rsid w:val="001621E2"/>
    <w:rsid w:val="0016433C"/>
    <w:rsid w:val="00166B88"/>
    <w:rsid w:val="00174A53"/>
    <w:rsid w:val="00175107"/>
    <w:rsid w:val="00175B90"/>
    <w:rsid w:val="00175BBC"/>
    <w:rsid w:val="00175C24"/>
    <w:rsid w:val="00176234"/>
    <w:rsid w:val="001776EA"/>
    <w:rsid w:val="0018055F"/>
    <w:rsid w:val="00180AF5"/>
    <w:rsid w:val="00182C6B"/>
    <w:rsid w:val="0018427F"/>
    <w:rsid w:val="0018447C"/>
    <w:rsid w:val="001854A8"/>
    <w:rsid w:val="00185B95"/>
    <w:rsid w:val="001876ED"/>
    <w:rsid w:val="00190E02"/>
    <w:rsid w:val="0019160E"/>
    <w:rsid w:val="001917AC"/>
    <w:rsid w:val="001A0CA5"/>
    <w:rsid w:val="001A0F58"/>
    <w:rsid w:val="001A47D8"/>
    <w:rsid w:val="001A5A5E"/>
    <w:rsid w:val="001A604F"/>
    <w:rsid w:val="001A640D"/>
    <w:rsid w:val="001B037E"/>
    <w:rsid w:val="001B1947"/>
    <w:rsid w:val="001B2391"/>
    <w:rsid w:val="001B269A"/>
    <w:rsid w:val="001B2DF4"/>
    <w:rsid w:val="001B3E9F"/>
    <w:rsid w:val="001B449B"/>
    <w:rsid w:val="001B4538"/>
    <w:rsid w:val="001B5CE8"/>
    <w:rsid w:val="001B65B8"/>
    <w:rsid w:val="001B7AFB"/>
    <w:rsid w:val="001C0C5B"/>
    <w:rsid w:val="001C1646"/>
    <w:rsid w:val="001C2935"/>
    <w:rsid w:val="001C30A9"/>
    <w:rsid w:val="001C462B"/>
    <w:rsid w:val="001C506B"/>
    <w:rsid w:val="001C58A3"/>
    <w:rsid w:val="001C6034"/>
    <w:rsid w:val="001C6A20"/>
    <w:rsid w:val="001C788C"/>
    <w:rsid w:val="001D2F93"/>
    <w:rsid w:val="001D448C"/>
    <w:rsid w:val="001D64F9"/>
    <w:rsid w:val="001D6DBF"/>
    <w:rsid w:val="001D738C"/>
    <w:rsid w:val="001D749C"/>
    <w:rsid w:val="001E1B70"/>
    <w:rsid w:val="001E3062"/>
    <w:rsid w:val="001E328B"/>
    <w:rsid w:val="001E3744"/>
    <w:rsid w:val="001F0EC6"/>
    <w:rsid w:val="001F3707"/>
    <w:rsid w:val="00200362"/>
    <w:rsid w:val="002008EF"/>
    <w:rsid w:val="00200B6E"/>
    <w:rsid w:val="002011CB"/>
    <w:rsid w:val="002029EC"/>
    <w:rsid w:val="00204F96"/>
    <w:rsid w:val="00205E30"/>
    <w:rsid w:val="002069A9"/>
    <w:rsid w:val="002071C0"/>
    <w:rsid w:val="002071CF"/>
    <w:rsid w:val="002073B5"/>
    <w:rsid w:val="00210C65"/>
    <w:rsid w:val="00215048"/>
    <w:rsid w:val="002202E4"/>
    <w:rsid w:val="00220D6F"/>
    <w:rsid w:val="00221E4C"/>
    <w:rsid w:val="00222C75"/>
    <w:rsid w:val="00225030"/>
    <w:rsid w:val="00231492"/>
    <w:rsid w:val="00231597"/>
    <w:rsid w:val="0023184B"/>
    <w:rsid w:val="0023245B"/>
    <w:rsid w:val="00232E28"/>
    <w:rsid w:val="00232E80"/>
    <w:rsid w:val="00237CFB"/>
    <w:rsid w:val="0024098D"/>
    <w:rsid w:val="00240C1F"/>
    <w:rsid w:val="002444D1"/>
    <w:rsid w:val="00250D8E"/>
    <w:rsid w:val="0025107E"/>
    <w:rsid w:val="0025308F"/>
    <w:rsid w:val="00260D8B"/>
    <w:rsid w:val="002640FC"/>
    <w:rsid w:val="00266AF4"/>
    <w:rsid w:val="00270674"/>
    <w:rsid w:val="00271016"/>
    <w:rsid w:val="00272287"/>
    <w:rsid w:val="00275C01"/>
    <w:rsid w:val="00275F21"/>
    <w:rsid w:val="00277510"/>
    <w:rsid w:val="0027767F"/>
    <w:rsid w:val="00277E25"/>
    <w:rsid w:val="00281C3C"/>
    <w:rsid w:val="00281E35"/>
    <w:rsid w:val="00283A54"/>
    <w:rsid w:val="00283B93"/>
    <w:rsid w:val="00284011"/>
    <w:rsid w:val="0028523A"/>
    <w:rsid w:val="00285379"/>
    <w:rsid w:val="0028654D"/>
    <w:rsid w:val="00286E36"/>
    <w:rsid w:val="00290E48"/>
    <w:rsid w:val="00291213"/>
    <w:rsid w:val="00291AD9"/>
    <w:rsid w:val="00292D94"/>
    <w:rsid w:val="00292E31"/>
    <w:rsid w:val="00293338"/>
    <w:rsid w:val="00293ECB"/>
    <w:rsid w:val="0029687B"/>
    <w:rsid w:val="00297D86"/>
    <w:rsid w:val="002A3AF7"/>
    <w:rsid w:val="002A51AE"/>
    <w:rsid w:val="002A5FD2"/>
    <w:rsid w:val="002A6963"/>
    <w:rsid w:val="002A6F4F"/>
    <w:rsid w:val="002B0403"/>
    <w:rsid w:val="002B07FB"/>
    <w:rsid w:val="002C1EC7"/>
    <w:rsid w:val="002C1EF3"/>
    <w:rsid w:val="002C2331"/>
    <w:rsid w:val="002C2EE9"/>
    <w:rsid w:val="002C5534"/>
    <w:rsid w:val="002D0A98"/>
    <w:rsid w:val="002D1EF4"/>
    <w:rsid w:val="002D34D7"/>
    <w:rsid w:val="002D39ED"/>
    <w:rsid w:val="002D4E7A"/>
    <w:rsid w:val="002D709C"/>
    <w:rsid w:val="002E0172"/>
    <w:rsid w:val="002E20CC"/>
    <w:rsid w:val="002E5CB7"/>
    <w:rsid w:val="002E5F81"/>
    <w:rsid w:val="002E6436"/>
    <w:rsid w:val="002E6C99"/>
    <w:rsid w:val="002E72B9"/>
    <w:rsid w:val="002E7E07"/>
    <w:rsid w:val="002F22D2"/>
    <w:rsid w:val="002F2588"/>
    <w:rsid w:val="002F2690"/>
    <w:rsid w:val="002F503B"/>
    <w:rsid w:val="002F59E7"/>
    <w:rsid w:val="002F6B30"/>
    <w:rsid w:val="002F7CC5"/>
    <w:rsid w:val="002F7D96"/>
    <w:rsid w:val="00300CB1"/>
    <w:rsid w:val="003015FF"/>
    <w:rsid w:val="00301CD9"/>
    <w:rsid w:val="0030205E"/>
    <w:rsid w:val="0030228A"/>
    <w:rsid w:val="003023AA"/>
    <w:rsid w:val="00304FBD"/>
    <w:rsid w:val="0030544E"/>
    <w:rsid w:val="00312A3D"/>
    <w:rsid w:val="0031311D"/>
    <w:rsid w:val="00313707"/>
    <w:rsid w:val="00313806"/>
    <w:rsid w:val="00313BE4"/>
    <w:rsid w:val="00313D28"/>
    <w:rsid w:val="00315651"/>
    <w:rsid w:val="00317DBF"/>
    <w:rsid w:val="0032501A"/>
    <w:rsid w:val="00332D8F"/>
    <w:rsid w:val="00333348"/>
    <w:rsid w:val="00334FA3"/>
    <w:rsid w:val="00337ADB"/>
    <w:rsid w:val="00340F84"/>
    <w:rsid w:val="00341901"/>
    <w:rsid w:val="00343A9E"/>
    <w:rsid w:val="00346B32"/>
    <w:rsid w:val="00351487"/>
    <w:rsid w:val="003515E8"/>
    <w:rsid w:val="00351710"/>
    <w:rsid w:val="00354918"/>
    <w:rsid w:val="00355404"/>
    <w:rsid w:val="00356B3F"/>
    <w:rsid w:val="00360502"/>
    <w:rsid w:val="00360631"/>
    <w:rsid w:val="00362F78"/>
    <w:rsid w:val="003673EC"/>
    <w:rsid w:val="0037002F"/>
    <w:rsid w:val="0037088B"/>
    <w:rsid w:val="00371D36"/>
    <w:rsid w:val="0037203F"/>
    <w:rsid w:val="00374F05"/>
    <w:rsid w:val="00374FA8"/>
    <w:rsid w:val="003756ED"/>
    <w:rsid w:val="00377785"/>
    <w:rsid w:val="00377BE3"/>
    <w:rsid w:val="00377F13"/>
    <w:rsid w:val="003806B4"/>
    <w:rsid w:val="00381BD6"/>
    <w:rsid w:val="00381F49"/>
    <w:rsid w:val="00383945"/>
    <w:rsid w:val="00384A5C"/>
    <w:rsid w:val="00385023"/>
    <w:rsid w:val="003901F7"/>
    <w:rsid w:val="00393183"/>
    <w:rsid w:val="003937DF"/>
    <w:rsid w:val="0039498F"/>
    <w:rsid w:val="00395A99"/>
    <w:rsid w:val="003965B8"/>
    <w:rsid w:val="003968F1"/>
    <w:rsid w:val="003A1F7B"/>
    <w:rsid w:val="003A2550"/>
    <w:rsid w:val="003A3BA1"/>
    <w:rsid w:val="003A487E"/>
    <w:rsid w:val="003A5220"/>
    <w:rsid w:val="003A7077"/>
    <w:rsid w:val="003A751A"/>
    <w:rsid w:val="003A76C7"/>
    <w:rsid w:val="003A7E2A"/>
    <w:rsid w:val="003B1FA7"/>
    <w:rsid w:val="003B2685"/>
    <w:rsid w:val="003B55AB"/>
    <w:rsid w:val="003B5624"/>
    <w:rsid w:val="003B69D1"/>
    <w:rsid w:val="003B7675"/>
    <w:rsid w:val="003B7DA9"/>
    <w:rsid w:val="003C1659"/>
    <w:rsid w:val="003C2B0B"/>
    <w:rsid w:val="003C329F"/>
    <w:rsid w:val="003C4C8F"/>
    <w:rsid w:val="003C7066"/>
    <w:rsid w:val="003C75C8"/>
    <w:rsid w:val="003D1955"/>
    <w:rsid w:val="003D2478"/>
    <w:rsid w:val="003D2B6D"/>
    <w:rsid w:val="003E1318"/>
    <w:rsid w:val="003E43C2"/>
    <w:rsid w:val="003E469E"/>
    <w:rsid w:val="003E58F5"/>
    <w:rsid w:val="003E5B03"/>
    <w:rsid w:val="003E685B"/>
    <w:rsid w:val="003F0706"/>
    <w:rsid w:val="003F3226"/>
    <w:rsid w:val="003F4379"/>
    <w:rsid w:val="003F50DE"/>
    <w:rsid w:val="0040114A"/>
    <w:rsid w:val="004013A3"/>
    <w:rsid w:val="004014E2"/>
    <w:rsid w:val="00401A86"/>
    <w:rsid w:val="00404D71"/>
    <w:rsid w:val="00410BC7"/>
    <w:rsid w:val="00411187"/>
    <w:rsid w:val="00413C90"/>
    <w:rsid w:val="00415E8C"/>
    <w:rsid w:val="004167FA"/>
    <w:rsid w:val="004201A3"/>
    <w:rsid w:val="00421186"/>
    <w:rsid w:val="004215DC"/>
    <w:rsid w:val="00421A1C"/>
    <w:rsid w:val="00421BB0"/>
    <w:rsid w:val="004252E0"/>
    <w:rsid w:val="0042540C"/>
    <w:rsid w:val="00426EF5"/>
    <w:rsid w:val="0043010B"/>
    <w:rsid w:val="0043040B"/>
    <w:rsid w:val="004308DE"/>
    <w:rsid w:val="00432A37"/>
    <w:rsid w:val="0043433A"/>
    <w:rsid w:val="004373C1"/>
    <w:rsid w:val="004433FB"/>
    <w:rsid w:val="00445AD1"/>
    <w:rsid w:val="004525D6"/>
    <w:rsid w:val="0045275B"/>
    <w:rsid w:val="004527E2"/>
    <w:rsid w:val="00452F52"/>
    <w:rsid w:val="00461CA6"/>
    <w:rsid w:val="004639EF"/>
    <w:rsid w:val="00470EBB"/>
    <w:rsid w:val="00476A6D"/>
    <w:rsid w:val="00477A7F"/>
    <w:rsid w:val="00480C2B"/>
    <w:rsid w:val="00480DCB"/>
    <w:rsid w:val="00481A26"/>
    <w:rsid w:val="0048228C"/>
    <w:rsid w:val="0048236E"/>
    <w:rsid w:val="0048518F"/>
    <w:rsid w:val="00485265"/>
    <w:rsid w:val="00485DD5"/>
    <w:rsid w:val="00485F99"/>
    <w:rsid w:val="00486601"/>
    <w:rsid w:val="004905E8"/>
    <w:rsid w:val="00493439"/>
    <w:rsid w:val="0049505A"/>
    <w:rsid w:val="00496BA0"/>
    <w:rsid w:val="004A08C4"/>
    <w:rsid w:val="004A1D49"/>
    <w:rsid w:val="004A32B8"/>
    <w:rsid w:val="004A4AB1"/>
    <w:rsid w:val="004A6654"/>
    <w:rsid w:val="004A7248"/>
    <w:rsid w:val="004A755C"/>
    <w:rsid w:val="004B09D9"/>
    <w:rsid w:val="004B12F8"/>
    <w:rsid w:val="004B193B"/>
    <w:rsid w:val="004B3420"/>
    <w:rsid w:val="004B5CAF"/>
    <w:rsid w:val="004B7D63"/>
    <w:rsid w:val="004C3BF7"/>
    <w:rsid w:val="004C466A"/>
    <w:rsid w:val="004C5B5E"/>
    <w:rsid w:val="004C7FEB"/>
    <w:rsid w:val="004D0675"/>
    <w:rsid w:val="004E1614"/>
    <w:rsid w:val="004E18F4"/>
    <w:rsid w:val="004E364D"/>
    <w:rsid w:val="004E6143"/>
    <w:rsid w:val="004E69FB"/>
    <w:rsid w:val="004F06DA"/>
    <w:rsid w:val="004F219C"/>
    <w:rsid w:val="004F263E"/>
    <w:rsid w:val="004F35D8"/>
    <w:rsid w:val="004F3659"/>
    <w:rsid w:val="004F433D"/>
    <w:rsid w:val="004F71A1"/>
    <w:rsid w:val="004F72AF"/>
    <w:rsid w:val="00500AF1"/>
    <w:rsid w:val="00501156"/>
    <w:rsid w:val="005028BC"/>
    <w:rsid w:val="005055F0"/>
    <w:rsid w:val="00505B27"/>
    <w:rsid w:val="00507230"/>
    <w:rsid w:val="005106C0"/>
    <w:rsid w:val="0051225B"/>
    <w:rsid w:val="00512A84"/>
    <w:rsid w:val="00512D1A"/>
    <w:rsid w:val="005130C7"/>
    <w:rsid w:val="00513939"/>
    <w:rsid w:val="00513DBC"/>
    <w:rsid w:val="00514E5D"/>
    <w:rsid w:val="0051656C"/>
    <w:rsid w:val="00516B63"/>
    <w:rsid w:val="00517C59"/>
    <w:rsid w:val="00521F8E"/>
    <w:rsid w:val="005236EC"/>
    <w:rsid w:val="0053339A"/>
    <w:rsid w:val="005350D7"/>
    <w:rsid w:val="005411D0"/>
    <w:rsid w:val="00543577"/>
    <w:rsid w:val="00552E31"/>
    <w:rsid w:val="00552F22"/>
    <w:rsid w:val="00553787"/>
    <w:rsid w:val="00554374"/>
    <w:rsid w:val="00554456"/>
    <w:rsid w:val="00555346"/>
    <w:rsid w:val="0055768A"/>
    <w:rsid w:val="00557FD6"/>
    <w:rsid w:val="0056032E"/>
    <w:rsid w:val="00560A61"/>
    <w:rsid w:val="0056275D"/>
    <w:rsid w:val="005648C4"/>
    <w:rsid w:val="00566BB2"/>
    <w:rsid w:val="00571B95"/>
    <w:rsid w:val="00573016"/>
    <w:rsid w:val="00573277"/>
    <w:rsid w:val="00573FC8"/>
    <w:rsid w:val="00574855"/>
    <w:rsid w:val="005749DE"/>
    <w:rsid w:val="0057583F"/>
    <w:rsid w:val="00581FC1"/>
    <w:rsid w:val="0058215B"/>
    <w:rsid w:val="00582415"/>
    <w:rsid w:val="00583E6E"/>
    <w:rsid w:val="005842AC"/>
    <w:rsid w:val="005843E7"/>
    <w:rsid w:val="005857AE"/>
    <w:rsid w:val="00585AB3"/>
    <w:rsid w:val="00586409"/>
    <w:rsid w:val="005867F5"/>
    <w:rsid w:val="00587DFD"/>
    <w:rsid w:val="005900C9"/>
    <w:rsid w:val="005933A5"/>
    <w:rsid w:val="005941C4"/>
    <w:rsid w:val="0059427A"/>
    <w:rsid w:val="00595F97"/>
    <w:rsid w:val="005A0AD8"/>
    <w:rsid w:val="005A107E"/>
    <w:rsid w:val="005A10B1"/>
    <w:rsid w:val="005A4103"/>
    <w:rsid w:val="005A4BEF"/>
    <w:rsid w:val="005A5508"/>
    <w:rsid w:val="005A5EB2"/>
    <w:rsid w:val="005A6D37"/>
    <w:rsid w:val="005A72D9"/>
    <w:rsid w:val="005A7A78"/>
    <w:rsid w:val="005B056E"/>
    <w:rsid w:val="005B11EB"/>
    <w:rsid w:val="005B4F99"/>
    <w:rsid w:val="005C1E40"/>
    <w:rsid w:val="005C226D"/>
    <w:rsid w:val="005C6D15"/>
    <w:rsid w:val="005D041D"/>
    <w:rsid w:val="005D0997"/>
    <w:rsid w:val="005D17AF"/>
    <w:rsid w:val="005D1D0B"/>
    <w:rsid w:val="005D2757"/>
    <w:rsid w:val="005D281E"/>
    <w:rsid w:val="005D3A6A"/>
    <w:rsid w:val="005D432E"/>
    <w:rsid w:val="005D45D2"/>
    <w:rsid w:val="005D5481"/>
    <w:rsid w:val="005D753B"/>
    <w:rsid w:val="005E0E05"/>
    <w:rsid w:val="005E1D2A"/>
    <w:rsid w:val="005E23FF"/>
    <w:rsid w:val="005E27E5"/>
    <w:rsid w:val="005E313B"/>
    <w:rsid w:val="005E422D"/>
    <w:rsid w:val="005F025A"/>
    <w:rsid w:val="005F07EE"/>
    <w:rsid w:val="005F1EE0"/>
    <w:rsid w:val="005F2E26"/>
    <w:rsid w:val="00600093"/>
    <w:rsid w:val="006019C8"/>
    <w:rsid w:val="0060300E"/>
    <w:rsid w:val="00603D5A"/>
    <w:rsid w:val="006041C9"/>
    <w:rsid w:val="00604834"/>
    <w:rsid w:val="00606293"/>
    <w:rsid w:val="00606876"/>
    <w:rsid w:val="00607A40"/>
    <w:rsid w:val="00607A8F"/>
    <w:rsid w:val="0061176D"/>
    <w:rsid w:val="0061386E"/>
    <w:rsid w:val="006147F4"/>
    <w:rsid w:val="00614CC6"/>
    <w:rsid w:val="0061549F"/>
    <w:rsid w:val="00615D2E"/>
    <w:rsid w:val="00616278"/>
    <w:rsid w:val="00617BE4"/>
    <w:rsid w:val="00621C26"/>
    <w:rsid w:val="00621FEB"/>
    <w:rsid w:val="0062202F"/>
    <w:rsid w:val="006232E8"/>
    <w:rsid w:val="00623CD8"/>
    <w:rsid w:val="00624AA2"/>
    <w:rsid w:val="006308DA"/>
    <w:rsid w:val="0063153A"/>
    <w:rsid w:val="00631E68"/>
    <w:rsid w:val="00631F5B"/>
    <w:rsid w:val="00633FD5"/>
    <w:rsid w:val="00636EC5"/>
    <w:rsid w:val="00640B28"/>
    <w:rsid w:val="00642C2E"/>
    <w:rsid w:val="00645B7F"/>
    <w:rsid w:val="00646ECA"/>
    <w:rsid w:val="00647A6E"/>
    <w:rsid w:val="0065314F"/>
    <w:rsid w:val="00653896"/>
    <w:rsid w:val="006557D0"/>
    <w:rsid w:val="00656CF3"/>
    <w:rsid w:val="00660BAE"/>
    <w:rsid w:val="006616D5"/>
    <w:rsid w:val="00661A62"/>
    <w:rsid w:val="00662214"/>
    <w:rsid w:val="00665ED8"/>
    <w:rsid w:val="00667F78"/>
    <w:rsid w:val="006702DE"/>
    <w:rsid w:val="0067059D"/>
    <w:rsid w:val="00671496"/>
    <w:rsid w:val="0067363C"/>
    <w:rsid w:val="00673655"/>
    <w:rsid w:val="0067379E"/>
    <w:rsid w:val="00673F5B"/>
    <w:rsid w:val="00675483"/>
    <w:rsid w:val="0068183C"/>
    <w:rsid w:val="00682194"/>
    <w:rsid w:val="006822CF"/>
    <w:rsid w:val="00683369"/>
    <w:rsid w:val="0068484B"/>
    <w:rsid w:val="0068492A"/>
    <w:rsid w:val="00685F94"/>
    <w:rsid w:val="00690F82"/>
    <w:rsid w:val="0069492C"/>
    <w:rsid w:val="006A075D"/>
    <w:rsid w:val="006A12A2"/>
    <w:rsid w:val="006A2C4D"/>
    <w:rsid w:val="006A3AE3"/>
    <w:rsid w:val="006A3F18"/>
    <w:rsid w:val="006A62B0"/>
    <w:rsid w:val="006B035D"/>
    <w:rsid w:val="006B1791"/>
    <w:rsid w:val="006B2053"/>
    <w:rsid w:val="006B47DA"/>
    <w:rsid w:val="006B4C7E"/>
    <w:rsid w:val="006B5272"/>
    <w:rsid w:val="006B5416"/>
    <w:rsid w:val="006C1187"/>
    <w:rsid w:val="006C30E1"/>
    <w:rsid w:val="006C37D8"/>
    <w:rsid w:val="006C5418"/>
    <w:rsid w:val="006C6309"/>
    <w:rsid w:val="006C6D50"/>
    <w:rsid w:val="006D0A00"/>
    <w:rsid w:val="006D0D2A"/>
    <w:rsid w:val="006D2BB5"/>
    <w:rsid w:val="006D2DC9"/>
    <w:rsid w:val="006D31C6"/>
    <w:rsid w:val="006E2003"/>
    <w:rsid w:val="006E2295"/>
    <w:rsid w:val="006E37FD"/>
    <w:rsid w:val="006F16BA"/>
    <w:rsid w:val="006F1987"/>
    <w:rsid w:val="006F2024"/>
    <w:rsid w:val="006F4DFF"/>
    <w:rsid w:val="006F5BD0"/>
    <w:rsid w:val="006F5F93"/>
    <w:rsid w:val="00702179"/>
    <w:rsid w:val="00702A37"/>
    <w:rsid w:val="007039F1"/>
    <w:rsid w:val="00703BC3"/>
    <w:rsid w:val="00705527"/>
    <w:rsid w:val="00707BC3"/>
    <w:rsid w:val="00707FD0"/>
    <w:rsid w:val="00714511"/>
    <w:rsid w:val="00715332"/>
    <w:rsid w:val="0071746A"/>
    <w:rsid w:val="00720399"/>
    <w:rsid w:val="00722353"/>
    <w:rsid w:val="00723E48"/>
    <w:rsid w:val="00724F4A"/>
    <w:rsid w:val="007321A9"/>
    <w:rsid w:val="00734D01"/>
    <w:rsid w:val="00735E90"/>
    <w:rsid w:val="007408F6"/>
    <w:rsid w:val="00740D71"/>
    <w:rsid w:val="007416E3"/>
    <w:rsid w:val="00742AF3"/>
    <w:rsid w:val="00742D99"/>
    <w:rsid w:val="0074456A"/>
    <w:rsid w:val="007448EC"/>
    <w:rsid w:val="00745157"/>
    <w:rsid w:val="0074687C"/>
    <w:rsid w:val="0074785F"/>
    <w:rsid w:val="00752004"/>
    <w:rsid w:val="00753154"/>
    <w:rsid w:val="00754FE0"/>
    <w:rsid w:val="00755289"/>
    <w:rsid w:val="00755725"/>
    <w:rsid w:val="00757F67"/>
    <w:rsid w:val="00761D0A"/>
    <w:rsid w:val="00762B92"/>
    <w:rsid w:val="00763475"/>
    <w:rsid w:val="00763F29"/>
    <w:rsid w:val="0076519C"/>
    <w:rsid w:val="007660B7"/>
    <w:rsid w:val="00766362"/>
    <w:rsid w:val="00767A3D"/>
    <w:rsid w:val="00772501"/>
    <w:rsid w:val="00772682"/>
    <w:rsid w:val="0077295F"/>
    <w:rsid w:val="00772C57"/>
    <w:rsid w:val="00773876"/>
    <w:rsid w:val="00773995"/>
    <w:rsid w:val="00773A25"/>
    <w:rsid w:val="00773BBB"/>
    <w:rsid w:val="0077419D"/>
    <w:rsid w:val="007748A3"/>
    <w:rsid w:val="00775284"/>
    <w:rsid w:val="00775946"/>
    <w:rsid w:val="00775EBE"/>
    <w:rsid w:val="00780869"/>
    <w:rsid w:val="0078094B"/>
    <w:rsid w:val="00782105"/>
    <w:rsid w:val="0078275D"/>
    <w:rsid w:val="0078277C"/>
    <w:rsid w:val="00791D3C"/>
    <w:rsid w:val="00793136"/>
    <w:rsid w:val="00793992"/>
    <w:rsid w:val="00793CFF"/>
    <w:rsid w:val="0079429D"/>
    <w:rsid w:val="007A786A"/>
    <w:rsid w:val="007B0140"/>
    <w:rsid w:val="007B15FD"/>
    <w:rsid w:val="007B3DCD"/>
    <w:rsid w:val="007B66C9"/>
    <w:rsid w:val="007B7957"/>
    <w:rsid w:val="007C06FB"/>
    <w:rsid w:val="007C165C"/>
    <w:rsid w:val="007C3142"/>
    <w:rsid w:val="007C3619"/>
    <w:rsid w:val="007C52EA"/>
    <w:rsid w:val="007C5ADC"/>
    <w:rsid w:val="007C7636"/>
    <w:rsid w:val="007D0B9C"/>
    <w:rsid w:val="007D215B"/>
    <w:rsid w:val="007D255F"/>
    <w:rsid w:val="007D3357"/>
    <w:rsid w:val="007D7348"/>
    <w:rsid w:val="007D771B"/>
    <w:rsid w:val="007E05AC"/>
    <w:rsid w:val="007E070B"/>
    <w:rsid w:val="007E23DD"/>
    <w:rsid w:val="007E597F"/>
    <w:rsid w:val="007E5E9C"/>
    <w:rsid w:val="007E7ACD"/>
    <w:rsid w:val="007F0807"/>
    <w:rsid w:val="007F0839"/>
    <w:rsid w:val="007F1873"/>
    <w:rsid w:val="007F5FF1"/>
    <w:rsid w:val="007F731C"/>
    <w:rsid w:val="0080038E"/>
    <w:rsid w:val="008024F6"/>
    <w:rsid w:val="00802DFE"/>
    <w:rsid w:val="00802EEB"/>
    <w:rsid w:val="008048BA"/>
    <w:rsid w:val="00805B82"/>
    <w:rsid w:val="008066E8"/>
    <w:rsid w:val="00807278"/>
    <w:rsid w:val="00810564"/>
    <w:rsid w:val="008137F8"/>
    <w:rsid w:val="00814284"/>
    <w:rsid w:val="00820179"/>
    <w:rsid w:val="00821B86"/>
    <w:rsid w:val="00822021"/>
    <w:rsid w:val="00823F36"/>
    <w:rsid w:val="0082477F"/>
    <w:rsid w:val="0082480B"/>
    <w:rsid w:val="00826014"/>
    <w:rsid w:val="00826877"/>
    <w:rsid w:val="00826B31"/>
    <w:rsid w:val="00826B98"/>
    <w:rsid w:val="00830B04"/>
    <w:rsid w:val="00831DC1"/>
    <w:rsid w:val="00833B79"/>
    <w:rsid w:val="00834EBA"/>
    <w:rsid w:val="00835611"/>
    <w:rsid w:val="008363EA"/>
    <w:rsid w:val="00837AE4"/>
    <w:rsid w:val="00842846"/>
    <w:rsid w:val="0084438B"/>
    <w:rsid w:val="0084647D"/>
    <w:rsid w:val="00847F8D"/>
    <w:rsid w:val="0085025E"/>
    <w:rsid w:val="00850631"/>
    <w:rsid w:val="008508D9"/>
    <w:rsid w:val="00851DD9"/>
    <w:rsid w:val="00855B1F"/>
    <w:rsid w:val="00855C18"/>
    <w:rsid w:val="00856999"/>
    <w:rsid w:val="00856CB8"/>
    <w:rsid w:val="00857014"/>
    <w:rsid w:val="0086073D"/>
    <w:rsid w:val="00860838"/>
    <w:rsid w:val="00861296"/>
    <w:rsid w:val="00861E03"/>
    <w:rsid w:val="00862B58"/>
    <w:rsid w:val="00863340"/>
    <w:rsid w:val="00863C7B"/>
    <w:rsid w:val="008642F0"/>
    <w:rsid w:val="00870C67"/>
    <w:rsid w:val="00872795"/>
    <w:rsid w:val="0087501A"/>
    <w:rsid w:val="00882682"/>
    <w:rsid w:val="008834B6"/>
    <w:rsid w:val="00885653"/>
    <w:rsid w:val="0089039F"/>
    <w:rsid w:val="00891B11"/>
    <w:rsid w:val="008927F3"/>
    <w:rsid w:val="00894C55"/>
    <w:rsid w:val="0089684F"/>
    <w:rsid w:val="00896906"/>
    <w:rsid w:val="00896BA2"/>
    <w:rsid w:val="008972DA"/>
    <w:rsid w:val="008A3E2C"/>
    <w:rsid w:val="008A486C"/>
    <w:rsid w:val="008A4F3D"/>
    <w:rsid w:val="008A53AD"/>
    <w:rsid w:val="008A58B6"/>
    <w:rsid w:val="008A5D50"/>
    <w:rsid w:val="008B0022"/>
    <w:rsid w:val="008B1620"/>
    <w:rsid w:val="008B56CF"/>
    <w:rsid w:val="008B5D1D"/>
    <w:rsid w:val="008B6B4A"/>
    <w:rsid w:val="008B77EF"/>
    <w:rsid w:val="008C0881"/>
    <w:rsid w:val="008C3DBC"/>
    <w:rsid w:val="008C4927"/>
    <w:rsid w:val="008C7649"/>
    <w:rsid w:val="008C7AE9"/>
    <w:rsid w:val="008D0428"/>
    <w:rsid w:val="008D2039"/>
    <w:rsid w:val="008D2994"/>
    <w:rsid w:val="008D488D"/>
    <w:rsid w:val="008D59E7"/>
    <w:rsid w:val="008D69D9"/>
    <w:rsid w:val="008D6A4F"/>
    <w:rsid w:val="008D743D"/>
    <w:rsid w:val="008D7A28"/>
    <w:rsid w:val="008E2099"/>
    <w:rsid w:val="008E335D"/>
    <w:rsid w:val="008E5019"/>
    <w:rsid w:val="008E50D7"/>
    <w:rsid w:val="008F0ECD"/>
    <w:rsid w:val="008F2ACB"/>
    <w:rsid w:val="008F32FA"/>
    <w:rsid w:val="008F35DE"/>
    <w:rsid w:val="008F6B5E"/>
    <w:rsid w:val="00900C40"/>
    <w:rsid w:val="00902354"/>
    <w:rsid w:val="00903290"/>
    <w:rsid w:val="009046EE"/>
    <w:rsid w:val="00904EE4"/>
    <w:rsid w:val="00906304"/>
    <w:rsid w:val="0090780D"/>
    <w:rsid w:val="00911E7F"/>
    <w:rsid w:val="00914829"/>
    <w:rsid w:val="00915034"/>
    <w:rsid w:val="00915E01"/>
    <w:rsid w:val="009164A2"/>
    <w:rsid w:val="009164E1"/>
    <w:rsid w:val="00917E55"/>
    <w:rsid w:val="00920B29"/>
    <w:rsid w:val="009211CC"/>
    <w:rsid w:val="009215A6"/>
    <w:rsid w:val="00921942"/>
    <w:rsid w:val="00922865"/>
    <w:rsid w:val="009237ED"/>
    <w:rsid w:val="00924176"/>
    <w:rsid w:val="00926122"/>
    <w:rsid w:val="00926649"/>
    <w:rsid w:val="00927E21"/>
    <w:rsid w:val="00930C51"/>
    <w:rsid w:val="00931A87"/>
    <w:rsid w:val="00932B48"/>
    <w:rsid w:val="0093550B"/>
    <w:rsid w:val="00936545"/>
    <w:rsid w:val="00941A95"/>
    <w:rsid w:val="00942DB9"/>
    <w:rsid w:val="009501D2"/>
    <w:rsid w:val="0095106D"/>
    <w:rsid w:val="009512B0"/>
    <w:rsid w:val="00951C2A"/>
    <w:rsid w:val="00951E13"/>
    <w:rsid w:val="00954511"/>
    <w:rsid w:val="00954553"/>
    <w:rsid w:val="00962ACB"/>
    <w:rsid w:val="00963202"/>
    <w:rsid w:val="0097080D"/>
    <w:rsid w:val="00972B7A"/>
    <w:rsid w:val="00974AED"/>
    <w:rsid w:val="00980A95"/>
    <w:rsid w:val="00981211"/>
    <w:rsid w:val="0098251C"/>
    <w:rsid w:val="0098353E"/>
    <w:rsid w:val="00983DDB"/>
    <w:rsid w:val="0098556F"/>
    <w:rsid w:val="00986094"/>
    <w:rsid w:val="009878A1"/>
    <w:rsid w:val="009901D7"/>
    <w:rsid w:val="00990A6A"/>
    <w:rsid w:val="00991FAA"/>
    <w:rsid w:val="00992353"/>
    <w:rsid w:val="009929F5"/>
    <w:rsid w:val="00994000"/>
    <w:rsid w:val="00996154"/>
    <w:rsid w:val="009A08E4"/>
    <w:rsid w:val="009A18E4"/>
    <w:rsid w:val="009A20AB"/>
    <w:rsid w:val="009A2745"/>
    <w:rsid w:val="009A36E9"/>
    <w:rsid w:val="009A4925"/>
    <w:rsid w:val="009A562E"/>
    <w:rsid w:val="009A5FFB"/>
    <w:rsid w:val="009A6391"/>
    <w:rsid w:val="009A6D58"/>
    <w:rsid w:val="009B36F1"/>
    <w:rsid w:val="009B47A7"/>
    <w:rsid w:val="009B526B"/>
    <w:rsid w:val="009B6D43"/>
    <w:rsid w:val="009C0B27"/>
    <w:rsid w:val="009C1C0A"/>
    <w:rsid w:val="009C288B"/>
    <w:rsid w:val="009C3594"/>
    <w:rsid w:val="009C5DBA"/>
    <w:rsid w:val="009C5EE8"/>
    <w:rsid w:val="009C7958"/>
    <w:rsid w:val="009D3652"/>
    <w:rsid w:val="009D3768"/>
    <w:rsid w:val="009D4322"/>
    <w:rsid w:val="009D6CFC"/>
    <w:rsid w:val="009E1332"/>
    <w:rsid w:val="009E2E8A"/>
    <w:rsid w:val="009E483C"/>
    <w:rsid w:val="009E6B34"/>
    <w:rsid w:val="009E72A2"/>
    <w:rsid w:val="009E743B"/>
    <w:rsid w:val="009F02B5"/>
    <w:rsid w:val="009F1734"/>
    <w:rsid w:val="009F323F"/>
    <w:rsid w:val="009F4068"/>
    <w:rsid w:val="009F4C83"/>
    <w:rsid w:val="009F4EC6"/>
    <w:rsid w:val="009F4F6A"/>
    <w:rsid w:val="009F6C2D"/>
    <w:rsid w:val="009F76E4"/>
    <w:rsid w:val="009F7FBD"/>
    <w:rsid w:val="00A00329"/>
    <w:rsid w:val="00A02936"/>
    <w:rsid w:val="00A03F07"/>
    <w:rsid w:val="00A042F5"/>
    <w:rsid w:val="00A04C77"/>
    <w:rsid w:val="00A05979"/>
    <w:rsid w:val="00A06A58"/>
    <w:rsid w:val="00A06B3B"/>
    <w:rsid w:val="00A07BB4"/>
    <w:rsid w:val="00A102B5"/>
    <w:rsid w:val="00A13958"/>
    <w:rsid w:val="00A16D38"/>
    <w:rsid w:val="00A209EB"/>
    <w:rsid w:val="00A22581"/>
    <w:rsid w:val="00A226CC"/>
    <w:rsid w:val="00A23DF5"/>
    <w:rsid w:val="00A26331"/>
    <w:rsid w:val="00A268E8"/>
    <w:rsid w:val="00A27673"/>
    <w:rsid w:val="00A31FC8"/>
    <w:rsid w:val="00A32EE4"/>
    <w:rsid w:val="00A33ABD"/>
    <w:rsid w:val="00A33C40"/>
    <w:rsid w:val="00A34B63"/>
    <w:rsid w:val="00A34DC2"/>
    <w:rsid w:val="00A37868"/>
    <w:rsid w:val="00A40C50"/>
    <w:rsid w:val="00A437F1"/>
    <w:rsid w:val="00A45E40"/>
    <w:rsid w:val="00A46FAB"/>
    <w:rsid w:val="00A5100E"/>
    <w:rsid w:val="00A523A9"/>
    <w:rsid w:val="00A52CCA"/>
    <w:rsid w:val="00A5313D"/>
    <w:rsid w:val="00A537C7"/>
    <w:rsid w:val="00A541D1"/>
    <w:rsid w:val="00A54A11"/>
    <w:rsid w:val="00A5594D"/>
    <w:rsid w:val="00A576E2"/>
    <w:rsid w:val="00A61425"/>
    <w:rsid w:val="00A61EC2"/>
    <w:rsid w:val="00A626F5"/>
    <w:rsid w:val="00A6602A"/>
    <w:rsid w:val="00A66C73"/>
    <w:rsid w:val="00A6765F"/>
    <w:rsid w:val="00A71564"/>
    <w:rsid w:val="00A71A9A"/>
    <w:rsid w:val="00A71CF0"/>
    <w:rsid w:val="00A735B9"/>
    <w:rsid w:val="00A73AD9"/>
    <w:rsid w:val="00A76E88"/>
    <w:rsid w:val="00A778B7"/>
    <w:rsid w:val="00A77C74"/>
    <w:rsid w:val="00A80CC5"/>
    <w:rsid w:val="00A8121B"/>
    <w:rsid w:val="00A81354"/>
    <w:rsid w:val="00A815C7"/>
    <w:rsid w:val="00A848E2"/>
    <w:rsid w:val="00A86008"/>
    <w:rsid w:val="00A8707F"/>
    <w:rsid w:val="00A87A71"/>
    <w:rsid w:val="00A87D7F"/>
    <w:rsid w:val="00A938D6"/>
    <w:rsid w:val="00A93C3A"/>
    <w:rsid w:val="00A94592"/>
    <w:rsid w:val="00A97629"/>
    <w:rsid w:val="00A97933"/>
    <w:rsid w:val="00A97D33"/>
    <w:rsid w:val="00AA108A"/>
    <w:rsid w:val="00AA2000"/>
    <w:rsid w:val="00AA24A6"/>
    <w:rsid w:val="00AA2544"/>
    <w:rsid w:val="00AA3494"/>
    <w:rsid w:val="00AA632D"/>
    <w:rsid w:val="00AA6619"/>
    <w:rsid w:val="00AA6C3A"/>
    <w:rsid w:val="00AA6C5C"/>
    <w:rsid w:val="00AA6E70"/>
    <w:rsid w:val="00AB08A1"/>
    <w:rsid w:val="00AB150E"/>
    <w:rsid w:val="00AB26C8"/>
    <w:rsid w:val="00AB5572"/>
    <w:rsid w:val="00AB6396"/>
    <w:rsid w:val="00AC0408"/>
    <w:rsid w:val="00AC08AB"/>
    <w:rsid w:val="00AC1CC9"/>
    <w:rsid w:val="00AC2436"/>
    <w:rsid w:val="00AC2849"/>
    <w:rsid w:val="00AC5233"/>
    <w:rsid w:val="00AC5494"/>
    <w:rsid w:val="00AC5B68"/>
    <w:rsid w:val="00AD1067"/>
    <w:rsid w:val="00AD1105"/>
    <w:rsid w:val="00AD183C"/>
    <w:rsid w:val="00AD2AEE"/>
    <w:rsid w:val="00AD7A9A"/>
    <w:rsid w:val="00AE0A96"/>
    <w:rsid w:val="00AE368C"/>
    <w:rsid w:val="00AE4DF7"/>
    <w:rsid w:val="00AE590D"/>
    <w:rsid w:val="00AE73E1"/>
    <w:rsid w:val="00AF1B77"/>
    <w:rsid w:val="00AF7243"/>
    <w:rsid w:val="00AF72B1"/>
    <w:rsid w:val="00AF7F25"/>
    <w:rsid w:val="00B024E4"/>
    <w:rsid w:val="00B049A7"/>
    <w:rsid w:val="00B0523B"/>
    <w:rsid w:val="00B059DF"/>
    <w:rsid w:val="00B12D44"/>
    <w:rsid w:val="00B15DB8"/>
    <w:rsid w:val="00B167C0"/>
    <w:rsid w:val="00B20207"/>
    <w:rsid w:val="00B2103D"/>
    <w:rsid w:val="00B234E6"/>
    <w:rsid w:val="00B23519"/>
    <w:rsid w:val="00B23D13"/>
    <w:rsid w:val="00B27E6C"/>
    <w:rsid w:val="00B30AE4"/>
    <w:rsid w:val="00B30C2D"/>
    <w:rsid w:val="00B318FA"/>
    <w:rsid w:val="00B32383"/>
    <w:rsid w:val="00B349DB"/>
    <w:rsid w:val="00B35D46"/>
    <w:rsid w:val="00B36036"/>
    <w:rsid w:val="00B3691E"/>
    <w:rsid w:val="00B44065"/>
    <w:rsid w:val="00B450D6"/>
    <w:rsid w:val="00B50404"/>
    <w:rsid w:val="00B509CE"/>
    <w:rsid w:val="00B5105A"/>
    <w:rsid w:val="00B51703"/>
    <w:rsid w:val="00B53257"/>
    <w:rsid w:val="00B54AA5"/>
    <w:rsid w:val="00B54CA7"/>
    <w:rsid w:val="00B56846"/>
    <w:rsid w:val="00B569E8"/>
    <w:rsid w:val="00B601B1"/>
    <w:rsid w:val="00B61016"/>
    <w:rsid w:val="00B630F8"/>
    <w:rsid w:val="00B631EE"/>
    <w:rsid w:val="00B640B0"/>
    <w:rsid w:val="00B66D1A"/>
    <w:rsid w:val="00B719C1"/>
    <w:rsid w:val="00B71B4B"/>
    <w:rsid w:val="00B72CBA"/>
    <w:rsid w:val="00B76162"/>
    <w:rsid w:val="00B77410"/>
    <w:rsid w:val="00B77F79"/>
    <w:rsid w:val="00B839E3"/>
    <w:rsid w:val="00B8606C"/>
    <w:rsid w:val="00B86CDA"/>
    <w:rsid w:val="00B878D0"/>
    <w:rsid w:val="00B90E5E"/>
    <w:rsid w:val="00B92200"/>
    <w:rsid w:val="00B940DE"/>
    <w:rsid w:val="00B944F5"/>
    <w:rsid w:val="00B97C50"/>
    <w:rsid w:val="00BA0444"/>
    <w:rsid w:val="00BA0AE8"/>
    <w:rsid w:val="00BA255E"/>
    <w:rsid w:val="00BA2B6A"/>
    <w:rsid w:val="00BA3272"/>
    <w:rsid w:val="00BA5A8B"/>
    <w:rsid w:val="00BA5E16"/>
    <w:rsid w:val="00BA5E4C"/>
    <w:rsid w:val="00BA7489"/>
    <w:rsid w:val="00BB0369"/>
    <w:rsid w:val="00BB2704"/>
    <w:rsid w:val="00BB2881"/>
    <w:rsid w:val="00BB36EA"/>
    <w:rsid w:val="00BB5CD9"/>
    <w:rsid w:val="00BB6619"/>
    <w:rsid w:val="00BB7DDE"/>
    <w:rsid w:val="00BC0023"/>
    <w:rsid w:val="00BC0710"/>
    <w:rsid w:val="00BC168D"/>
    <w:rsid w:val="00BC1836"/>
    <w:rsid w:val="00BC2B8B"/>
    <w:rsid w:val="00BC2DF5"/>
    <w:rsid w:val="00BC43E1"/>
    <w:rsid w:val="00BC4514"/>
    <w:rsid w:val="00BC49BB"/>
    <w:rsid w:val="00BC4F7F"/>
    <w:rsid w:val="00BC5331"/>
    <w:rsid w:val="00BD17A5"/>
    <w:rsid w:val="00BD28EA"/>
    <w:rsid w:val="00BD382E"/>
    <w:rsid w:val="00BD41E7"/>
    <w:rsid w:val="00BD5E1F"/>
    <w:rsid w:val="00BE04C6"/>
    <w:rsid w:val="00BE0E9B"/>
    <w:rsid w:val="00BE1027"/>
    <w:rsid w:val="00BE4332"/>
    <w:rsid w:val="00BE7232"/>
    <w:rsid w:val="00BE731B"/>
    <w:rsid w:val="00BE7507"/>
    <w:rsid w:val="00BE78F7"/>
    <w:rsid w:val="00BF0116"/>
    <w:rsid w:val="00BF13C5"/>
    <w:rsid w:val="00BF6655"/>
    <w:rsid w:val="00BF66E6"/>
    <w:rsid w:val="00C020D0"/>
    <w:rsid w:val="00C043F1"/>
    <w:rsid w:val="00C06C69"/>
    <w:rsid w:val="00C072B2"/>
    <w:rsid w:val="00C077C1"/>
    <w:rsid w:val="00C12808"/>
    <w:rsid w:val="00C12F65"/>
    <w:rsid w:val="00C16305"/>
    <w:rsid w:val="00C16B62"/>
    <w:rsid w:val="00C206DB"/>
    <w:rsid w:val="00C221D7"/>
    <w:rsid w:val="00C226AA"/>
    <w:rsid w:val="00C263B2"/>
    <w:rsid w:val="00C26BDD"/>
    <w:rsid w:val="00C274EA"/>
    <w:rsid w:val="00C27DE3"/>
    <w:rsid w:val="00C3204A"/>
    <w:rsid w:val="00C3292F"/>
    <w:rsid w:val="00C32B02"/>
    <w:rsid w:val="00C33B6C"/>
    <w:rsid w:val="00C34C57"/>
    <w:rsid w:val="00C352E9"/>
    <w:rsid w:val="00C357C9"/>
    <w:rsid w:val="00C3598D"/>
    <w:rsid w:val="00C36020"/>
    <w:rsid w:val="00C36358"/>
    <w:rsid w:val="00C37502"/>
    <w:rsid w:val="00C41F80"/>
    <w:rsid w:val="00C42F0C"/>
    <w:rsid w:val="00C4309B"/>
    <w:rsid w:val="00C43E21"/>
    <w:rsid w:val="00C44164"/>
    <w:rsid w:val="00C46F87"/>
    <w:rsid w:val="00C4730D"/>
    <w:rsid w:val="00C50CF5"/>
    <w:rsid w:val="00C52F88"/>
    <w:rsid w:val="00C530A0"/>
    <w:rsid w:val="00C544BF"/>
    <w:rsid w:val="00C5559A"/>
    <w:rsid w:val="00C570DD"/>
    <w:rsid w:val="00C60E94"/>
    <w:rsid w:val="00C60EF8"/>
    <w:rsid w:val="00C61636"/>
    <w:rsid w:val="00C65238"/>
    <w:rsid w:val="00C65415"/>
    <w:rsid w:val="00C67E2C"/>
    <w:rsid w:val="00C721AC"/>
    <w:rsid w:val="00C722B4"/>
    <w:rsid w:val="00C72886"/>
    <w:rsid w:val="00C729E8"/>
    <w:rsid w:val="00C769C5"/>
    <w:rsid w:val="00C77153"/>
    <w:rsid w:val="00C82CE4"/>
    <w:rsid w:val="00C84F33"/>
    <w:rsid w:val="00C922DC"/>
    <w:rsid w:val="00C9298F"/>
    <w:rsid w:val="00C92C09"/>
    <w:rsid w:val="00C94F23"/>
    <w:rsid w:val="00C9591E"/>
    <w:rsid w:val="00C95CD4"/>
    <w:rsid w:val="00C96795"/>
    <w:rsid w:val="00C97404"/>
    <w:rsid w:val="00CA10A0"/>
    <w:rsid w:val="00CA4D90"/>
    <w:rsid w:val="00CA4E46"/>
    <w:rsid w:val="00CA5AE8"/>
    <w:rsid w:val="00CA79D7"/>
    <w:rsid w:val="00CB079D"/>
    <w:rsid w:val="00CB0D74"/>
    <w:rsid w:val="00CB6299"/>
    <w:rsid w:val="00CB6ADA"/>
    <w:rsid w:val="00CB6F0D"/>
    <w:rsid w:val="00CB74C0"/>
    <w:rsid w:val="00CC05D1"/>
    <w:rsid w:val="00CC0DD2"/>
    <w:rsid w:val="00CC17CD"/>
    <w:rsid w:val="00CC3152"/>
    <w:rsid w:val="00CC6CBA"/>
    <w:rsid w:val="00CD061F"/>
    <w:rsid w:val="00CD0A23"/>
    <w:rsid w:val="00CD0C23"/>
    <w:rsid w:val="00CD323B"/>
    <w:rsid w:val="00CD56FF"/>
    <w:rsid w:val="00CD618B"/>
    <w:rsid w:val="00CD6B25"/>
    <w:rsid w:val="00CD6E15"/>
    <w:rsid w:val="00CE04A9"/>
    <w:rsid w:val="00CE2A42"/>
    <w:rsid w:val="00CE34F9"/>
    <w:rsid w:val="00CE3976"/>
    <w:rsid w:val="00CE39B3"/>
    <w:rsid w:val="00CE54FD"/>
    <w:rsid w:val="00CE599A"/>
    <w:rsid w:val="00CE63A2"/>
    <w:rsid w:val="00CF4C65"/>
    <w:rsid w:val="00CF6E4B"/>
    <w:rsid w:val="00CF6F04"/>
    <w:rsid w:val="00CF7663"/>
    <w:rsid w:val="00D026B1"/>
    <w:rsid w:val="00D02747"/>
    <w:rsid w:val="00D0409C"/>
    <w:rsid w:val="00D066A9"/>
    <w:rsid w:val="00D06F3B"/>
    <w:rsid w:val="00D11772"/>
    <w:rsid w:val="00D126BB"/>
    <w:rsid w:val="00D13151"/>
    <w:rsid w:val="00D219BA"/>
    <w:rsid w:val="00D24DD8"/>
    <w:rsid w:val="00D24EC5"/>
    <w:rsid w:val="00D2518D"/>
    <w:rsid w:val="00D2663E"/>
    <w:rsid w:val="00D276DE"/>
    <w:rsid w:val="00D3027F"/>
    <w:rsid w:val="00D329CD"/>
    <w:rsid w:val="00D36383"/>
    <w:rsid w:val="00D40BAA"/>
    <w:rsid w:val="00D41B1F"/>
    <w:rsid w:val="00D42BDA"/>
    <w:rsid w:val="00D51D72"/>
    <w:rsid w:val="00D602DE"/>
    <w:rsid w:val="00D606F4"/>
    <w:rsid w:val="00D6472C"/>
    <w:rsid w:val="00D7184D"/>
    <w:rsid w:val="00D72473"/>
    <w:rsid w:val="00D733A8"/>
    <w:rsid w:val="00D73E75"/>
    <w:rsid w:val="00D74635"/>
    <w:rsid w:val="00D74881"/>
    <w:rsid w:val="00D74F11"/>
    <w:rsid w:val="00D774E3"/>
    <w:rsid w:val="00D77ADA"/>
    <w:rsid w:val="00D80E05"/>
    <w:rsid w:val="00D83715"/>
    <w:rsid w:val="00D84F73"/>
    <w:rsid w:val="00D86BC8"/>
    <w:rsid w:val="00D901BE"/>
    <w:rsid w:val="00D90B8E"/>
    <w:rsid w:val="00D92425"/>
    <w:rsid w:val="00D9297E"/>
    <w:rsid w:val="00D94940"/>
    <w:rsid w:val="00D94D71"/>
    <w:rsid w:val="00D9500B"/>
    <w:rsid w:val="00D963EB"/>
    <w:rsid w:val="00D97627"/>
    <w:rsid w:val="00DA05A4"/>
    <w:rsid w:val="00DA0A3D"/>
    <w:rsid w:val="00DA0AEE"/>
    <w:rsid w:val="00DA1A7A"/>
    <w:rsid w:val="00DA1CBD"/>
    <w:rsid w:val="00DA2FA4"/>
    <w:rsid w:val="00DA4312"/>
    <w:rsid w:val="00DA47A3"/>
    <w:rsid w:val="00DA5A05"/>
    <w:rsid w:val="00DA5FA7"/>
    <w:rsid w:val="00DA7179"/>
    <w:rsid w:val="00DB09A4"/>
    <w:rsid w:val="00DB23DA"/>
    <w:rsid w:val="00DB4CF5"/>
    <w:rsid w:val="00DB7072"/>
    <w:rsid w:val="00DB78FE"/>
    <w:rsid w:val="00DC0F82"/>
    <w:rsid w:val="00DC5A40"/>
    <w:rsid w:val="00DC6D4F"/>
    <w:rsid w:val="00DD05D2"/>
    <w:rsid w:val="00DD0985"/>
    <w:rsid w:val="00DD0C22"/>
    <w:rsid w:val="00DD2AAC"/>
    <w:rsid w:val="00DD2E6D"/>
    <w:rsid w:val="00DD4176"/>
    <w:rsid w:val="00DD5B3E"/>
    <w:rsid w:val="00DE34DD"/>
    <w:rsid w:val="00DE654E"/>
    <w:rsid w:val="00DF1BF8"/>
    <w:rsid w:val="00E0263F"/>
    <w:rsid w:val="00E05963"/>
    <w:rsid w:val="00E05FE8"/>
    <w:rsid w:val="00E06E3B"/>
    <w:rsid w:val="00E0785F"/>
    <w:rsid w:val="00E10679"/>
    <w:rsid w:val="00E1102B"/>
    <w:rsid w:val="00E11A70"/>
    <w:rsid w:val="00E15EB9"/>
    <w:rsid w:val="00E17439"/>
    <w:rsid w:val="00E26519"/>
    <w:rsid w:val="00E27ACF"/>
    <w:rsid w:val="00E315C1"/>
    <w:rsid w:val="00E32916"/>
    <w:rsid w:val="00E329E6"/>
    <w:rsid w:val="00E34CFF"/>
    <w:rsid w:val="00E3543B"/>
    <w:rsid w:val="00E35629"/>
    <w:rsid w:val="00E36912"/>
    <w:rsid w:val="00E372BA"/>
    <w:rsid w:val="00E37F9D"/>
    <w:rsid w:val="00E461BF"/>
    <w:rsid w:val="00E46386"/>
    <w:rsid w:val="00E5050E"/>
    <w:rsid w:val="00E50B7A"/>
    <w:rsid w:val="00E51EA4"/>
    <w:rsid w:val="00E55B13"/>
    <w:rsid w:val="00E631CF"/>
    <w:rsid w:val="00E653F8"/>
    <w:rsid w:val="00E65B9C"/>
    <w:rsid w:val="00E70BDE"/>
    <w:rsid w:val="00E714AA"/>
    <w:rsid w:val="00E71F46"/>
    <w:rsid w:val="00E742A8"/>
    <w:rsid w:val="00E757AA"/>
    <w:rsid w:val="00E80891"/>
    <w:rsid w:val="00E8105D"/>
    <w:rsid w:val="00E81802"/>
    <w:rsid w:val="00E8449F"/>
    <w:rsid w:val="00E849F3"/>
    <w:rsid w:val="00E87A0D"/>
    <w:rsid w:val="00E902E8"/>
    <w:rsid w:val="00E90402"/>
    <w:rsid w:val="00E91263"/>
    <w:rsid w:val="00E914DE"/>
    <w:rsid w:val="00E92071"/>
    <w:rsid w:val="00E92387"/>
    <w:rsid w:val="00E9341F"/>
    <w:rsid w:val="00E93D27"/>
    <w:rsid w:val="00E945D3"/>
    <w:rsid w:val="00E95AD2"/>
    <w:rsid w:val="00EA3864"/>
    <w:rsid w:val="00EA4645"/>
    <w:rsid w:val="00EA494F"/>
    <w:rsid w:val="00EA5F5C"/>
    <w:rsid w:val="00EB2B9E"/>
    <w:rsid w:val="00EB3590"/>
    <w:rsid w:val="00EB3740"/>
    <w:rsid w:val="00EB3F70"/>
    <w:rsid w:val="00EB466A"/>
    <w:rsid w:val="00EB5595"/>
    <w:rsid w:val="00EB55AE"/>
    <w:rsid w:val="00EB744D"/>
    <w:rsid w:val="00EC0763"/>
    <w:rsid w:val="00EC0D0F"/>
    <w:rsid w:val="00EC0E11"/>
    <w:rsid w:val="00EC1573"/>
    <w:rsid w:val="00EC4417"/>
    <w:rsid w:val="00EC50D4"/>
    <w:rsid w:val="00EC7FFE"/>
    <w:rsid w:val="00ED0E7A"/>
    <w:rsid w:val="00ED34EC"/>
    <w:rsid w:val="00ED429C"/>
    <w:rsid w:val="00ED5990"/>
    <w:rsid w:val="00ED5F99"/>
    <w:rsid w:val="00ED612B"/>
    <w:rsid w:val="00ED76BF"/>
    <w:rsid w:val="00ED7E1F"/>
    <w:rsid w:val="00EE5124"/>
    <w:rsid w:val="00EE52EF"/>
    <w:rsid w:val="00EE6104"/>
    <w:rsid w:val="00EE7A43"/>
    <w:rsid w:val="00EF1BA7"/>
    <w:rsid w:val="00EF2D58"/>
    <w:rsid w:val="00EF415B"/>
    <w:rsid w:val="00EF52CD"/>
    <w:rsid w:val="00EF5EEE"/>
    <w:rsid w:val="00F03016"/>
    <w:rsid w:val="00F04291"/>
    <w:rsid w:val="00F04D4A"/>
    <w:rsid w:val="00F06FCD"/>
    <w:rsid w:val="00F10028"/>
    <w:rsid w:val="00F10E23"/>
    <w:rsid w:val="00F119B7"/>
    <w:rsid w:val="00F1266F"/>
    <w:rsid w:val="00F141A7"/>
    <w:rsid w:val="00F14800"/>
    <w:rsid w:val="00F15721"/>
    <w:rsid w:val="00F1640B"/>
    <w:rsid w:val="00F167E6"/>
    <w:rsid w:val="00F16A27"/>
    <w:rsid w:val="00F16D25"/>
    <w:rsid w:val="00F17772"/>
    <w:rsid w:val="00F20C93"/>
    <w:rsid w:val="00F20FF7"/>
    <w:rsid w:val="00F21725"/>
    <w:rsid w:val="00F21911"/>
    <w:rsid w:val="00F22F4C"/>
    <w:rsid w:val="00F230DC"/>
    <w:rsid w:val="00F2398F"/>
    <w:rsid w:val="00F23F25"/>
    <w:rsid w:val="00F2498F"/>
    <w:rsid w:val="00F24E23"/>
    <w:rsid w:val="00F260E3"/>
    <w:rsid w:val="00F30A61"/>
    <w:rsid w:val="00F322E0"/>
    <w:rsid w:val="00F3262D"/>
    <w:rsid w:val="00F4026A"/>
    <w:rsid w:val="00F41F5B"/>
    <w:rsid w:val="00F42578"/>
    <w:rsid w:val="00F427D1"/>
    <w:rsid w:val="00F42AA0"/>
    <w:rsid w:val="00F4598D"/>
    <w:rsid w:val="00F52842"/>
    <w:rsid w:val="00F53679"/>
    <w:rsid w:val="00F539E0"/>
    <w:rsid w:val="00F57CA7"/>
    <w:rsid w:val="00F61A40"/>
    <w:rsid w:val="00F61D47"/>
    <w:rsid w:val="00F63647"/>
    <w:rsid w:val="00F65761"/>
    <w:rsid w:val="00F658B6"/>
    <w:rsid w:val="00F710FF"/>
    <w:rsid w:val="00F7139A"/>
    <w:rsid w:val="00F714BA"/>
    <w:rsid w:val="00F71905"/>
    <w:rsid w:val="00F72FCE"/>
    <w:rsid w:val="00F7318A"/>
    <w:rsid w:val="00F810BE"/>
    <w:rsid w:val="00F8112F"/>
    <w:rsid w:val="00F81556"/>
    <w:rsid w:val="00F81A02"/>
    <w:rsid w:val="00F828D1"/>
    <w:rsid w:val="00F85502"/>
    <w:rsid w:val="00F85F56"/>
    <w:rsid w:val="00F869A7"/>
    <w:rsid w:val="00F93283"/>
    <w:rsid w:val="00F933E1"/>
    <w:rsid w:val="00F96072"/>
    <w:rsid w:val="00FA3734"/>
    <w:rsid w:val="00FA37B7"/>
    <w:rsid w:val="00FA5C05"/>
    <w:rsid w:val="00FB057A"/>
    <w:rsid w:val="00FB0D5E"/>
    <w:rsid w:val="00FB11BC"/>
    <w:rsid w:val="00FB2BF2"/>
    <w:rsid w:val="00FB3960"/>
    <w:rsid w:val="00FB653D"/>
    <w:rsid w:val="00FC0681"/>
    <w:rsid w:val="00FC0EF9"/>
    <w:rsid w:val="00FC102F"/>
    <w:rsid w:val="00FC106D"/>
    <w:rsid w:val="00FC1A2C"/>
    <w:rsid w:val="00FC4ED8"/>
    <w:rsid w:val="00FC523D"/>
    <w:rsid w:val="00FC5387"/>
    <w:rsid w:val="00FC7985"/>
    <w:rsid w:val="00FD00CD"/>
    <w:rsid w:val="00FD37F9"/>
    <w:rsid w:val="00FD573A"/>
    <w:rsid w:val="00FD5DDD"/>
    <w:rsid w:val="00FD7653"/>
    <w:rsid w:val="00FE0AAA"/>
    <w:rsid w:val="00FE1867"/>
    <w:rsid w:val="00FE3A9F"/>
    <w:rsid w:val="00FF0C00"/>
    <w:rsid w:val="00FF1928"/>
    <w:rsid w:val="00FF1BA7"/>
    <w:rsid w:val="00FF5C1F"/>
    <w:rsid w:val="00FF6994"/>
    <w:rsid w:val="014D2A57"/>
    <w:rsid w:val="01E75D0C"/>
    <w:rsid w:val="0404FBEF"/>
    <w:rsid w:val="07992BE4"/>
    <w:rsid w:val="07CFA60A"/>
    <w:rsid w:val="0C05D27A"/>
    <w:rsid w:val="16B7FC6D"/>
    <w:rsid w:val="1FD7E62D"/>
    <w:rsid w:val="21E4AEE0"/>
    <w:rsid w:val="27071242"/>
    <w:rsid w:val="2739570D"/>
    <w:rsid w:val="27983FA7"/>
    <w:rsid w:val="28D8B7BC"/>
    <w:rsid w:val="2A159B0A"/>
    <w:rsid w:val="2A3AAC01"/>
    <w:rsid w:val="2C25B229"/>
    <w:rsid w:val="351EC903"/>
    <w:rsid w:val="3682C592"/>
    <w:rsid w:val="3B79E5EB"/>
    <w:rsid w:val="3CD24F76"/>
    <w:rsid w:val="3E12DCBB"/>
    <w:rsid w:val="3F079BCD"/>
    <w:rsid w:val="417A7DEC"/>
    <w:rsid w:val="45816822"/>
    <w:rsid w:val="4759341B"/>
    <w:rsid w:val="4F455C27"/>
    <w:rsid w:val="508B055A"/>
    <w:rsid w:val="53A34D04"/>
    <w:rsid w:val="570FF896"/>
    <w:rsid w:val="5A71068C"/>
    <w:rsid w:val="6B0EA524"/>
    <w:rsid w:val="6B60BE35"/>
    <w:rsid w:val="6E0DBD57"/>
    <w:rsid w:val="708B133A"/>
    <w:rsid w:val="7421B4C3"/>
    <w:rsid w:val="754F7A15"/>
    <w:rsid w:val="79E74295"/>
    <w:rsid w:val="7FD3CB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lsdException w:name="Default Paragraph Font" w:uiPriority="1"/>
    <w:lsdException w:name="Body Text" w:qFormat="1"/>
    <w:lsdException w:name="Subtitle" w:semiHidden="0" w:uiPriority="0"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CB7"/>
    <w:pPr>
      <w:spacing w:after="0"/>
    </w:pPr>
    <w:rPr>
      <w:rFonts w:ascii="Times New Roman" w:hAnsi="Times New Roman"/>
      <w:sz w:val="24"/>
    </w:rPr>
  </w:style>
  <w:style w:type="paragraph" w:styleId="Heading1">
    <w:name w:val="heading 1"/>
    <w:aliases w:val="Section,QSS,QSS Heading 1"/>
    <w:next w:val="ThemeStmt"/>
    <w:link w:val="Heading1Char"/>
    <w:autoRedefine/>
    <w:qFormat/>
    <w:rsid w:val="008048BA"/>
    <w:pPr>
      <w:keepNext/>
      <w:numPr>
        <w:numId w:val="9"/>
      </w:numPr>
      <w:pBdr>
        <w:top w:val="single" w:sz="4" w:space="1" w:color="244061" w:themeColor="accent1" w:themeShade="80"/>
        <w:bottom w:val="single" w:sz="4" w:space="1" w:color="244061" w:themeColor="accent1" w:themeShade="80"/>
      </w:pBdr>
      <w:shd w:val="clear" w:color="auto" w:fill="17365D" w:themeFill="text2" w:themeFillShade="BF"/>
      <w:spacing w:before="120" w:after="120" w:line="240" w:lineRule="auto"/>
      <w:outlineLvl w:val="0"/>
    </w:pPr>
    <w:rPr>
      <w:rFonts w:ascii="Arial" w:eastAsia="Times New Roman" w:hAnsi="Arial" w:cs="Arial"/>
      <w:b/>
      <w:bCs/>
      <w:iCs/>
      <w:color w:val="FFFFFF" w:themeColor="background1"/>
      <w:kern w:val="32"/>
      <w:sz w:val="28"/>
      <w:szCs w:val="24"/>
    </w:rPr>
  </w:style>
  <w:style w:type="paragraph" w:styleId="Heading2">
    <w:name w:val="heading 2"/>
    <w:basedOn w:val="Heading1"/>
    <w:next w:val="BITSBody"/>
    <w:link w:val="Heading2Char"/>
    <w:autoRedefine/>
    <w:uiPriority w:val="9"/>
    <w:qFormat/>
    <w:rsid w:val="0030228A"/>
    <w:pPr>
      <w:numPr>
        <w:ilvl w:val="1"/>
      </w:numPr>
      <w:shd w:val="clear" w:color="auto" w:fill="F2F2F2" w:themeFill="background1" w:themeFillShade="F2"/>
      <w:tabs>
        <w:tab w:val="clear" w:pos="576"/>
        <w:tab w:val="num" w:pos="540"/>
      </w:tabs>
      <w:snapToGrid w:val="0"/>
      <w:ind w:left="540" w:hanging="540"/>
      <w:outlineLvl w:val="1"/>
    </w:pPr>
    <w:rPr>
      <w:bCs w:val="0"/>
      <w:iCs w:val="0"/>
      <w:snapToGrid w:val="0"/>
      <w:color w:val="002060"/>
      <w:sz w:val="24"/>
      <w:szCs w:val="22"/>
    </w:rPr>
  </w:style>
  <w:style w:type="paragraph" w:styleId="Heading3">
    <w:name w:val="heading 3"/>
    <w:basedOn w:val="Heading2"/>
    <w:next w:val="BITSBody"/>
    <w:link w:val="Heading3Char"/>
    <w:autoRedefine/>
    <w:uiPriority w:val="9"/>
    <w:qFormat/>
    <w:rsid w:val="00480DCB"/>
    <w:pPr>
      <w:numPr>
        <w:ilvl w:val="2"/>
      </w:numPr>
      <w:pBdr>
        <w:top w:val="none" w:sz="0" w:space="0" w:color="auto"/>
        <w:bottom w:val="none" w:sz="0" w:space="0" w:color="auto"/>
      </w:pBdr>
      <w:shd w:val="clear" w:color="auto" w:fill="FFFFFF"/>
      <w:tabs>
        <w:tab w:val="clear" w:pos="900"/>
      </w:tabs>
      <w:ind w:left="720"/>
      <w:jc w:val="both"/>
      <w:outlineLvl w:val="2"/>
    </w:pPr>
    <w:rPr>
      <w:iCs/>
    </w:rPr>
  </w:style>
  <w:style w:type="paragraph" w:styleId="Heading4">
    <w:name w:val="heading 4"/>
    <w:basedOn w:val="Heading3"/>
    <w:next w:val="BITSBody"/>
    <w:link w:val="Heading4Char"/>
    <w:uiPriority w:val="9"/>
    <w:qFormat/>
    <w:rsid w:val="003C329F"/>
    <w:pPr>
      <w:numPr>
        <w:ilvl w:val="3"/>
      </w:numPr>
      <w:tabs>
        <w:tab w:val="left" w:pos="1530"/>
      </w:tabs>
      <w:outlineLvl w:val="3"/>
    </w:pPr>
  </w:style>
  <w:style w:type="paragraph" w:styleId="Heading5">
    <w:name w:val="heading 5"/>
    <w:basedOn w:val="Heading4"/>
    <w:next w:val="BITSBody"/>
    <w:link w:val="Heading5Char"/>
    <w:uiPriority w:val="9"/>
    <w:qFormat/>
    <w:rsid w:val="002E5CB7"/>
    <w:pPr>
      <w:numPr>
        <w:ilvl w:val="4"/>
      </w:numPr>
      <w:tabs>
        <w:tab w:val="left" w:pos="1710"/>
      </w:tabs>
      <w:outlineLvl w:val="4"/>
    </w:pPr>
    <w:rPr>
      <w:i/>
      <w:szCs w:val="20"/>
    </w:rPr>
  </w:style>
  <w:style w:type="paragraph" w:styleId="Heading6">
    <w:name w:val="heading 6"/>
    <w:basedOn w:val="Heading5"/>
    <w:next w:val="BITSBody"/>
    <w:link w:val="Heading6Char"/>
    <w:uiPriority w:val="9"/>
    <w:qFormat/>
    <w:rsid w:val="002E5CB7"/>
    <w:pPr>
      <w:numPr>
        <w:ilvl w:val="5"/>
      </w:numPr>
      <w:outlineLvl w:val="5"/>
    </w:pPr>
    <w:rPr>
      <w:rFonts w:cs="Times New Roman"/>
      <w:szCs w:val="24"/>
    </w:rPr>
  </w:style>
  <w:style w:type="paragraph" w:styleId="Heading7">
    <w:name w:val="heading 7"/>
    <w:basedOn w:val="Heading6"/>
    <w:next w:val="BITSBody"/>
    <w:link w:val="Heading7Char"/>
    <w:autoRedefine/>
    <w:uiPriority w:val="9"/>
    <w:qFormat/>
    <w:rsid w:val="002E5CB7"/>
    <w:pPr>
      <w:numPr>
        <w:ilvl w:val="6"/>
      </w:numPr>
      <w:autoSpaceDE w:val="0"/>
      <w:autoSpaceDN w:val="0"/>
      <w:adjustRightInd w:val="0"/>
      <w:outlineLvl w:val="6"/>
    </w:pPr>
    <w:rPr>
      <w:rFonts w:cs="Arial"/>
      <w:bCs/>
      <w:i w:val="0"/>
      <w:color w:val="000000"/>
      <w:szCs w:val="20"/>
    </w:rPr>
  </w:style>
  <w:style w:type="paragraph" w:styleId="Heading8">
    <w:name w:val="heading 8"/>
    <w:basedOn w:val="Heading7"/>
    <w:next w:val="BITSBody"/>
    <w:link w:val="Heading8Char"/>
    <w:uiPriority w:val="9"/>
    <w:qFormat/>
    <w:rsid w:val="003C329F"/>
    <w:pPr>
      <w:numPr>
        <w:ilvl w:val="7"/>
      </w:numPr>
      <w:outlineLvl w:val="7"/>
    </w:pPr>
    <w:rPr>
      <w:b w:val="0"/>
      <w:bCs w:val="0"/>
      <w:i/>
      <w:iCs w:val="0"/>
      <w:szCs w:val="24"/>
    </w:rPr>
  </w:style>
  <w:style w:type="paragraph" w:styleId="Heading9">
    <w:name w:val="heading 9"/>
    <w:basedOn w:val="Heading8"/>
    <w:next w:val="BITSBody"/>
    <w:link w:val="Heading9Char"/>
    <w:uiPriority w:val="9"/>
    <w:qFormat/>
    <w:rsid w:val="002E5CB7"/>
    <w:pPr>
      <w:numPr>
        <w:ilvl w:val="8"/>
      </w:numPr>
      <w:outlineLvl w:val="8"/>
    </w:pPr>
    <w:rPr>
      <w:rFonts w:cs="Times New Roman"/>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C0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C0A"/>
    <w:rPr>
      <w:rFonts w:ascii="Segoe UI" w:hAnsi="Segoe UI" w:cs="Segoe UI"/>
      <w:sz w:val="18"/>
      <w:szCs w:val="18"/>
    </w:rPr>
  </w:style>
  <w:style w:type="character" w:styleId="Hyperlink">
    <w:name w:val="Hyperlink"/>
    <w:basedOn w:val="DefaultParagraphFont"/>
    <w:uiPriority w:val="99"/>
    <w:unhideWhenUsed/>
    <w:rsid w:val="00313806"/>
    <w:rPr>
      <w:color w:val="0000FF" w:themeColor="hyperlink"/>
      <w:u w:val="single"/>
    </w:rPr>
  </w:style>
  <w:style w:type="paragraph" w:styleId="Header">
    <w:name w:val="header"/>
    <w:basedOn w:val="Normal"/>
    <w:link w:val="HeaderChar"/>
    <w:unhideWhenUsed/>
    <w:rsid w:val="00951C2A"/>
    <w:pPr>
      <w:tabs>
        <w:tab w:val="center" w:pos="4680"/>
        <w:tab w:val="right" w:pos="9360"/>
      </w:tabs>
      <w:spacing w:line="240" w:lineRule="auto"/>
    </w:pPr>
  </w:style>
  <w:style w:type="character" w:customStyle="1" w:styleId="HeaderChar">
    <w:name w:val="Header Char"/>
    <w:basedOn w:val="DefaultParagraphFont"/>
    <w:link w:val="Header"/>
    <w:rsid w:val="00951C2A"/>
  </w:style>
  <w:style w:type="paragraph" w:styleId="Footer">
    <w:name w:val="footer"/>
    <w:basedOn w:val="Normal"/>
    <w:link w:val="FooterChar"/>
    <w:uiPriority w:val="99"/>
    <w:unhideWhenUsed/>
    <w:rsid w:val="00951C2A"/>
    <w:pPr>
      <w:tabs>
        <w:tab w:val="center" w:pos="4680"/>
        <w:tab w:val="right" w:pos="9360"/>
      </w:tabs>
      <w:spacing w:line="240" w:lineRule="auto"/>
    </w:pPr>
  </w:style>
  <w:style w:type="character" w:customStyle="1" w:styleId="FooterChar">
    <w:name w:val="Footer Char"/>
    <w:basedOn w:val="DefaultParagraphFont"/>
    <w:link w:val="Footer"/>
    <w:uiPriority w:val="99"/>
    <w:rsid w:val="00951C2A"/>
  </w:style>
  <w:style w:type="character" w:customStyle="1" w:styleId="Heading1Char">
    <w:name w:val="Heading 1 Char"/>
    <w:aliases w:val="Section Char,QSS Char,QSS Heading 1 Char"/>
    <w:basedOn w:val="DefaultParagraphFont"/>
    <w:link w:val="Heading1"/>
    <w:rsid w:val="008048BA"/>
    <w:rPr>
      <w:rFonts w:ascii="Arial" w:eastAsia="Times New Roman" w:hAnsi="Arial" w:cs="Arial"/>
      <w:b/>
      <w:bCs/>
      <w:iCs/>
      <w:color w:val="FFFFFF" w:themeColor="background1"/>
      <w:kern w:val="32"/>
      <w:sz w:val="28"/>
      <w:szCs w:val="24"/>
      <w:shd w:val="clear" w:color="auto" w:fill="17365D" w:themeFill="text2" w:themeFillShade="BF"/>
    </w:rPr>
  </w:style>
  <w:style w:type="character" w:customStyle="1" w:styleId="Heading2Char">
    <w:name w:val="Heading 2 Char"/>
    <w:basedOn w:val="DefaultParagraphFont"/>
    <w:link w:val="Heading2"/>
    <w:uiPriority w:val="9"/>
    <w:rsid w:val="0030228A"/>
    <w:rPr>
      <w:rFonts w:ascii="Arial" w:eastAsia="Times New Roman" w:hAnsi="Arial" w:cs="Arial"/>
      <w:b/>
      <w:snapToGrid w:val="0"/>
      <w:color w:val="002060"/>
      <w:kern w:val="32"/>
      <w:sz w:val="24"/>
      <w:shd w:val="clear" w:color="auto" w:fill="F2F2F2" w:themeFill="background1" w:themeFillShade="F2"/>
    </w:rPr>
  </w:style>
  <w:style w:type="character" w:customStyle="1" w:styleId="Heading3Char">
    <w:name w:val="Heading 3 Char"/>
    <w:basedOn w:val="DefaultParagraphFont"/>
    <w:link w:val="Heading3"/>
    <w:uiPriority w:val="9"/>
    <w:rsid w:val="00480DCB"/>
    <w:rPr>
      <w:rFonts w:ascii="Arial" w:eastAsia="Times New Roman" w:hAnsi="Arial" w:cs="Arial"/>
      <w:b/>
      <w:iCs/>
      <w:snapToGrid w:val="0"/>
      <w:color w:val="002060"/>
      <w:kern w:val="32"/>
      <w:sz w:val="24"/>
      <w:shd w:val="clear" w:color="auto" w:fill="FFFFFF"/>
    </w:rPr>
  </w:style>
  <w:style w:type="character" w:customStyle="1" w:styleId="Heading4Char">
    <w:name w:val="Heading 4 Char"/>
    <w:basedOn w:val="DefaultParagraphFont"/>
    <w:link w:val="Heading4"/>
    <w:uiPriority w:val="9"/>
    <w:rsid w:val="003C329F"/>
    <w:rPr>
      <w:rFonts w:ascii="Arial" w:eastAsia="Times New Roman" w:hAnsi="Arial" w:cs="Arial"/>
      <w:b/>
      <w:iCs/>
      <w:snapToGrid w:val="0"/>
      <w:color w:val="002060"/>
      <w:kern w:val="32"/>
      <w:sz w:val="24"/>
      <w:shd w:val="clear" w:color="auto" w:fill="FFFFFF"/>
    </w:rPr>
  </w:style>
  <w:style w:type="character" w:customStyle="1" w:styleId="Heading5Char">
    <w:name w:val="Heading 5 Char"/>
    <w:basedOn w:val="DefaultParagraphFont"/>
    <w:link w:val="Heading5"/>
    <w:uiPriority w:val="9"/>
    <w:rsid w:val="002E5CB7"/>
    <w:rPr>
      <w:rFonts w:ascii="Arial" w:eastAsia="Times New Roman" w:hAnsi="Arial" w:cs="Arial"/>
      <w:b/>
      <w:i/>
      <w:iCs/>
      <w:snapToGrid w:val="0"/>
      <w:color w:val="002060"/>
      <w:kern w:val="32"/>
      <w:sz w:val="24"/>
      <w:szCs w:val="20"/>
      <w:shd w:val="clear" w:color="auto" w:fill="FFFFFF"/>
    </w:rPr>
  </w:style>
  <w:style w:type="character" w:customStyle="1" w:styleId="Heading6Char">
    <w:name w:val="Heading 6 Char"/>
    <w:basedOn w:val="DefaultParagraphFont"/>
    <w:link w:val="Heading6"/>
    <w:uiPriority w:val="9"/>
    <w:rsid w:val="002E5CB7"/>
    <w:rPr>
      <w:rFonts w:ascii="Arial" w:eastAsia="Times New Roman" w:hAnsi="Arial" w:cs="Times New Roman"/>
      <w:b/>
      <w:i/>
      <w:iCs/>
      <w:snapToGrid w:val="0"/>
      <w:color w:val="002060"/>
      <w:kern w:val="32"/>
      <w:sz w:val="24"/>
      <w:szCs w:val="24"/>
      <w:shd w:val="clear" w:color="auto" w:fill="FFFFFF"/>
    </w:rPr>
  </w:style>
  <w:style w:type="character" w:customStyle="1" w:styleId="Heading7Char">
    <w:name w:val="Heading 7 Char"/>
    <w:basedOn w:val="DefaultParagraphFont"/>
    <w:link w:val="Heading7"/>
    <w:uiPriority w:val="9"/>
    <w:rsid w:val="002E5CB7"/>
    <w:rPr>
      <w:rFonts w:ascii="Arial" w:eastAsia="Times New Roman" w:hAnsi="Arial" w:cs="Arial"/>
      <w:b/>
      <w:bCs/>
      <w:iCs/>
      <w:snapToGrid w:val="0"/>
      <w:color w:val="000000"/>
      <w:kern w:val="32"/>
      <w:sz w:val="24"/>
      <w:szCs w:val="20"/>
      <w:shd w:val="clear" w:color="auto" w:fill="FFFFFF"/>
    </w:rPr>
  </w:style>
  <w:style w:type="character" w:customStyle="1" w:styleId="Heading8Char">
    <w:name w:val="Heading 8 Char"/>
    <w:basedOn w:val="DefaultParagraphFont"/>
    <w:link w:val="Heading8"/>
    <w:uiPriority w:val="9"/>
    <w:rsid w:val="003C329F"/>
    <w:rPr>
      <w:rFonts w:ascii="Arial" w:eastAsia="Times New Roman" w:hAnsi="Arial" w:cs="Arial"/>
      <w:i/>
      <w:snapToGrid w:val="0"/>
      <w:color w:val="000000"/>
      <w:kern w:val="32"/>
      <w:sz w:val="24"/>
      <w:szCs w:val="24"/>
      <w:shd w:val="clear" w:color="auto" w:fill="FFFFFF"/>
    </w:rPr>
  </w:style>
  <w:style w:type="character" w:customStyle="1" w:styleId="Heading9Char">
    <w:name w:val="Heading 9 Char"/>
    <w:basedOn w:val="DefaultParagraphFont"/>
    <w:link w:val="Heading9"/>
    <w:uiPriority w:val="9"/>
    <w:rsid w:val="002E5CB7"/>
    <w:rPr>
      <w:rFonts w:ascii="Arial" w:eastAsia="Times New Roman" w:hAnsi="Arial" w:cs="Times New Roman"/>
      <w:b/>
      <w:bCs/>
      <w:i/>
      <w:snapToGrid w:val="0"/>
      <w:color w:val="002060"/>
      <w:kern w:val="32"/>
      <w:sz w:val="24"/>
      <w:szCs w:val="24"/>
      <w:shd w:val="clear" w:color="auto" w:fill="FFFFFF"/>
    </w:rPr>
  </w:style>
  <w:style w:type="paragraph" w:customStyle="1" w:styleId="Default">
    <w:name w:val="Default"/>
    <w:rsid w:val="00951C2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ITSBodyNumber">
    <w:name w:val="BITS_Body_Number"/>
    <w:basedOn w:val="BITSBody"/>
    <w:qFormat/>
    <w:rsid w:val="009B6D43"/>
    <w:pPr>
      <w:numPr>
        <w:numId w:val="7"/>
      </w:numPr>
      <w:spacing w:after="80"/>
    </w:pPr>
  </w:style>
  <w:style w:type="paragraph" w:customStyle="1" w:styleId="L1">
    <w:name w:val="L1"/>
    <w:basedOn w:val="Normal"/>
    <w:semiHidden/>
    <w:rsid w:val="00147764"/>
    <w:pPr>
      <w:numPr>
        <w:numId w:val="1"/>
      </w:numPr>
      <w:spacing w:before="60" w:after="60" w:line="260" w:lineRule="exact"/>
    </w:pPr>
    <w:rPr>
      <w:rFonts w:eastAsia="Times New Roman" w:cs="Times New Roman"/>
      <w:szCs w:val="24"/>
    </w:rPr>
  </w:style>
  <w:style w:type="paragraph" w:customStyle="1" w:styleId="l3">
    <w:name w:val="l3"/>
    <w:basedOn w:val="Normal"/>
    <w:semiHidden/>
    <w:rsid w:val="009B6D43"/>
    <w:pPr>
      <w:numPr>
        <w:ilvl w:val="1"/>
        <w:numId w:val="1"/>
      </w:numPr>
      <w:spacing w:before="60" w:after="160" w:line="260" w:lineRule="exact"/>
    </w:pPr>
    <w:rPr>
      <w:rFonts w:eastAsia="Times New Roman" w:cs="Times New Roman"/>
      <w:szCs w:val="24"/>
    </w:rPr>
  </w:style>
  <w:style w:type="numbering" w:customStyle="1" w:styleId="BulletList1">
    <w:name w:val="Bullet List1"/>
    <w:rsid w:val="00147764"/>
    <w:pPr>
      <w:numPr>
        <w:numId w:val="1"/>
      </w:numPr>
    </w:pPr>
  </w:style>
  <w:style w:type="paragraph" w:styleId="TOCHeading">
    <w:name w:val="TOC Heading"/>
    <w:basedOn w:val="Heading1"/>
    <w:next w:val="Normal"/>
    <w:uiPriority w:val="39"/>
    <w:unhideWhenUsed/>
    <w:qFormat/>
    <w:rsid w:val="00485265"/>
    <w:pPr>
      <w:keepLines/>
      <w:numPr>
        <w:numId w:val="0"/>
      </w:numPr>
      <w:pBdr>
        <w:top w:val="none" w:sz="0" w:space="0" w:color="auto"/>
        <w:bottom w:val="none" w:sz="0" w:space="0" w:color="auto"/>
      </w:pBdr>
      <w:shd w:val="clear" w:color="auto" w:fill="auto"/>
      <w:spacing w:before="240" w:line="259" w:lineRule="auto"/>
      <w:outlineLvl w:val="9"/>
    </w:pPr>
    <w:rPr>
      <w:rFonts w:eastAsiaTheme="majorEastAsia" w:cstheme="majorBidi"/>
      <w:bCs w:val="0"/>
      <w:color w:val="002060"/>
      <w:kern w:val="0"/>
      <w:sz w:val="32"/>
      <w:szCs w:val="32"/>
    </w:rPr>
  </w:style>
  <w:style w:type="paragraph" w:styleId="TOC1">
    <w:name w:val="toc 1"/>
    <w:basedOn w:val="Normal"/>
    <w:next w:val="Normal"/>
    <w:autoRedefine/>
    <w:uiPriority w:val="39"/>
    <w:unhideWhenUsed/>
    <w:rsid w:val="00232E28"/>
    <w:pPr>
      <w:tabs>
        <w:tab w:val="left" w:pos="360"/>
        <w:tab w:val="right" w:leader="dot" w:pos="9360"/>
      </w:tabs>
      <w:spacing w:after="80" w:line="240" w:lineRule="auto"/>
    </w:pPr>
    <w:rPr>
      <w:rFonts w:ascii="Arial" w:hAnsi="Arial" w:cs="Arial"/>
      <w:b/>
      <w:noProof/>
      <w:color w:val="002060"/>
      <w:sz w:val="22"/>
      <w:lang w:bidi="en-US"/>
    </w:rPr>
  </w:style>
  <w:style w:type="paragraph" w:styleId="TOC2">
    <w:name w:val="toc 2"/>
    <w:basedOn w:val="Normal"/>
    <w:next w:val="Normal"/>
    <w:autoRedefine/>
    <w:uiPriority w:val="39"/>
    <w:unhideWhenUsed/>
    <w:rsid w:val="00C46F87"/>
    <w:pPr>
      <w:tabs>
        <w:tab w:val="right" w:leader="dot" w:pos="9350"/>
      </w:tabs>
      <w:spacing w:after="40" w:line="240" w:lineRule="auto"/>
      <w:ind w:left="540" w:hanging="540"/>
    </w:pPr>
    <w:rPr>
      <w:rFonts w:ascii="Arial" w:hAnsi="Arial" w:cs="Arial"/>
      <w:i/>
      <w:noProof/>
      <w:sz w:val="22"/>
    </w:rPr>
  </w:style>
  <w:style w:type="paragraph" w:styleId="TOC3">
    <w:name w:val="toc 3"/>
    <w:basedOn w:val="Normal"/>
    <w:next w:val="Normal"/>
    <w:autoRedefine/>
    <w:uiPriority w:val="39"/>
    <w:unhideWhenUsed/>
    <w:rsid w:val="00C46F87"/>
    <w:pPr>
      <w:tabs>
        <w:tab w:val="right" w:leader="dot" w:pos="9350"/>
      </w:tabs>
      <w:spacing w:after="40" w:line="240" w:lineRule="auto"/>
      <w:ind w:left="1260" w:hanging="720"/>
    </w:pPr>
    <w:rPr>
      <w:rFonts w:cs="Times New Roman"/>
      <w:noProof/>
      <w:sz w:val="22"/>
    </w:rPr>
  </w:style>
  <w:style w:type="paragraph" w:customStyle="1" w:styleId="FocusBoxArial10">
    <w:name w:val="Focus Box_Arial10"/>
    <w:basedOn w:val="Normal"/>
    <w:qFormat/>
    <w:rsid w:val="00C530A0"/>
    <w:pPr>
      <w:jc w:val="center"/>
    </w:pPr>
    <w:rPr>
      <w:rFonts w:ascii="Arial" w:hAnsi="Arial" w:cs="Arial"/>
      <w:i/>
      <w:sz w:val="20"/>
      <w:szCs w:val="20"/>
    </w:rPr>
  </w:style>
  <w:style w:type="paragraph" w:customStyle="1" w:styleId="FocusBoxBulletsArial10Italics">
    <w:name w:val="Focus Box_Bullets_Arial10Italics"/>
    <w:basedOn w:val="Normal"/>
    <w:qFormat/>
    <w:rsid w:val="00C530A0"/>
    <w:pPr>
      <w:numPr>
        <w:numId w:val="8"/>
      </w:numPr>
      <w:spacing w:line="240" w:lineRule="auto"/>
    </w:pPr>
    <w:rPr>
      <w:rFonts w:ascii="Arial" w:hAnsi="Arial" w:cs="Arial"/>
      <w:i/>
      <w:sz w:val="20"/>
      <w:szCs w:val="20"/>
    </w:rPr>
  </w:style>
  <w:style w:type="character" w:styleId="CommentReference">
    <w:name w:val="annotation reference"/>
    <w:basedOn w:val="DefaultParagraphFont"/>
    <w:uiPriority w:val="99"/>
    <w:unhideWhenUsed/>
    <w:rsid w:val="009C1C0A"/>
    <w:rPr>
      <w:rFonts w:ascii="Calibri" w:hAnsi="Calibri"/>
      <w:sz w:val="22"/>
      <w:szCs w:val="16"/>
    </w:rPr>
  </w:style>
  <w:style w:type="paragraph" w:styleId="CommentText">
    <w:name w:val="annotation text"/>
    <w:basedOn w:val="Normal"/>
    <w:link w:val="CommentTextChar"/>
    <w:uiPriority w:val="99"/>
    <w:unhideWhenUsed/>
    <w:rsid w:val="000F53B7"/>
    <w:pPr>
      <w:spacing w:after="20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0F53B7"/>
    <w:rPr>
      <w:sz w:val="20"/>
      <w:szCs w:val="20"/>
    </w:rPr>
  </w:style>
  <w:style w:type="table" w:styleId="TableGrid">
    <w:name w:val="Table Grid"/>
    <w:aliases w:val="Table Definitions Grid,Deloitte Table Grid,Table Definitions Grid2,Table Definitions Grid11,Table Definitions Grid3,Table Definitions Grid12,CV table,EY Table"/>
    <w:basedOn w:val="TableNormal"/>
    <w:uiPriority w:val="39"/>
    <w:rsid w:val="000F53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4308DE"/>
    <w:pPr>
      <w:spacing w:after="0"/>
    </w:pPr>
    <w:rPr>
      <w:rFonts w:ascii="Times New Roman" w:hAnsi="Times New Roman"/>
      <w:b/>
      <w:bCs/>
    </w:rPr>
  </w:style>
  <w:style w:type="character" w:customStyle="1" w:styleId="CommentSubjectChar">
    <w:name w:val="Comment Subject Char"/>
    <w:basedOn w:val="CommentTextChar"/>
    <w:link w:val="CommentSubject"/>
    <w:uiPriority w:val="99"/>
    <w:semiHidden/>
    <w:rsid w:val="004308DE"/>
    <w:rPr>
      <w:rFonts w:ascii="Times New Roman" w:hAnsi="Times New Roman"/>
      <w:b/>
      <w:bCs/>
      <w:sz w:val="20"/>
      <w:szCs w:val="20"/>
    </w:rPr>
  </w:style>
  <w:style w:type="paragraph" w:customStyle="1" w:styleId="BITSBodyBullet">
    <w:name w:val="BITS_Body_Bullet"/>
    <w:basedOn w:val="BITSBody"/>
    <w:qFormat/>
    <w:rsid w:val="00E945D3"/>
    <w:pPr>
      <w:numPr>
        <w:numId w:val="6"/>
      </w:numPr>
      <w:spacing w:after="40"/>
      <w:jc w:val="left"/>
    </w:pPr>
  </w:style>
  <w:style w:type="table" w:styleId="TableList3">
    <w:name w:val="Table List 3"/>
    <w:basedOn w:val="TableNormal"/>
    <w:rsid w:val="00E11A70"/>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TableHeadingArial8Ctr">
    <w:name w:val="Table Heading_Arial8_Ctr"/>
    <w:basedOn w:val="BITSBody"/>
    <w:qFormat/>
    <w:rsid w:val="0059427A"/>
    <w:pPr>
      <w:spacing w:before="40" w:after="40"/>
      <w:jc w:val="center"/>
    </w:pPr>
    <w:rPr>
      <w:rFonts w:ascii="Arial" w:hAnsi="Arial"/>
      <w:sz w:val="16"/>
    </w:rPr>
  </w:style>
  <w:style w:type="paragraph" w:customStyle="1" w:styleId="TableTextBullet10Arial">
    <w:name w:val="Table Text_Bullet_10Arial"/>
    <w:basedOn w:val="TableTextBullet8Arial"/>
    <w:qFormat/>
    <w:rsid w:val="0059427A"/>
    <w:pPr>
      <w:numPr>
        <w:numId w:val="5"/>
      </w:numPr>
      <w:spacing w:before="40" w:after="40"/>
    </w:pPr>
    <w:rPr>
      <w:sz w:val="20"/>
    </w:rPr>
  </w:style>
  <w:style w:type="paragraph" w:styleId="TOC4">
    <w:name w:val="toc 4"/>
    <w:basedOn w:val="Normal"/>
    <w:next w:val="Normal"/>
    <w:autoRedefine/>
    <w:uiPriority w:val="39"/>
    <w:unhideWhenUsed/>
    <w:rsid w:val="00C46F87"/>
    <w:pPr>
      <w:tabs>
        <w:tab w:val="right" w:leader="dot" w:pos="9350"/>
      </w:tabs>
      <w:spacing w:after="40"/>
      <w:ind w:left="2160" w:hanging="900"/>
    </w:pPr>
  </w:style>
  <w:style w:type="paragraph" w:styleId="Caption">
    <w:name w:val="caption"/>
    <w:aliases w:val="Tasks,Beschriftung Char2,Beschriftung Char1 Char1,Beschriftung Char Char Char1,Beschriftung Char1 Char Char,Beschriftung Char Char Char Char,Beschriftung Char Char1 Char,Beschriftung Char Char2,Beschriftung Char1 Cha...,Figure Caption,caption,cp"/>
    <w:basedOn w:val="Normal"/>
    <w:next w:val="BITSBody"/>
    <w:link w:val="CaptionChar"/>
    <w:uiPriority w:val="35"/>
    <w:unhideWhenUsed/>
    <w:qFormat/>
    <w:rsid w:val="00047EDD"/>
    <w:pPr>
      <w:suppressAutoHyphens/>
      <w:spacing w:after="120" w:line="240" w:lineRule="auto"/>
      <w:jc w:val="center"/>
    </w:pPr>
    <w:rPr>
      <w:rFonts w:ascii="Arial" w:hAnsi="Arial"/>
      <w:b/>
      <w:i/>
      <w:iCs/>
      <w:color w:val="002060"/>
      <w:sz w:val="20"/>
      <w:szCs w:val="18"/>
    </w:rPr>
  </w:style>
  <w:style w:type="paragraph" w:styleId="TableofFigures">
    <w:name w:val="table of figures"/>
    <w:basedOn w:val="Normal"/>
    <w:next w:val="Normal"/>
    <w:autoRedefine/>
    <w:uiPriority w:val="99"/>
    <w:unhideWhenUsed/>
    <w:rsid w:val="00BB0369"/>
    <w:pPr>
      <w:spacing w:line="240" w:lineRule="auto"/>
    </w:pPr>
    <w:rPr>
      <w:b/>
      <w:i/>
    </w:rPr>
  </w:style>
  <w:style w:type="table" w:customStyle="1" w:styleId="TableDefinitionsGrid121">
    <w:name w:val="Table Definitions Grid121"/>
    <w:basedOn w:val="TableNormal"/>
    <w:next w:val="TableGrid"/>
    <w:uiPriority w:val="59"/>
    <w:rsid w:val="00661A62"/>
    <w:pPr>
      <w:spacing w:after="0" w:line="240" w:lineRule="auto"/>
    </w:pPr>
    <w:rPr>
      <w:rFonts w:ascii="Arial" w:hAnsi="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Arial10Ctr">
    <w:name w:val="Table_Heading_Arial10_Ctr"/>
    <w:basedOn w:val="Normal"/>
    <w:qFormat/>
    <w:rsid w:val="008834B6"/>
    <w:pPr>
      <w:suppressAutoHyphens/>
      <w:adjustRightInd w:val="0"/>
      <w:spacing w:before="40" w:after="40" w:line="240" w:lineRule="auto"/>
      <w:jc w:val="center"/>
      <w:textAlignment w:val="baseline"/>
    </w:pPr>
    <w:rPr>
      <w:rFonts w:ascii="Arial" w:eastAsia="MS Mincho" w:hAnsi="Arial" w:cs="Times New Roman"/>
      <w:iCs/>
      <w:sz w:val="20"/>
      <w:szCs w:val="24"/>
    </w:rPr>
  </w:style>
  <w:style w:type="paragraph" w:customStyle="1" w:styleId="TableTextArial10">
    <w:name w:val="Table Text_Arial 10"/>
    <w:basedOn w:val="Normal"/>
    <w:qFormat/>
    <w:rsid w:val="008834B6"/>
    <w:pPr>
      <w:suppressAutoHyphens/>
      <w:adjustRightInd w:val="0"/>
      <w:spacing w:before="20" w:after="20" w:line="240" w:lineRule="auto"/>
      <w:textAlignment w:val="baseline"/>
    </w:pPr>
    <w:rPr>
      <w:rFonts w:ascii="Arial" w:eastAsia="MS Mincho" w:hAnsi="Arial" w:cs="Times New Roman"/>
      <w:iCs/>
      <w:sz w:val="20"/>
      <w:szCs w:val="24"/>
    </w:rPr>
  </w:style>
  <w:style w:type="paragraph" w:customStyle="1" w:styleId="RFPContent">
    <w:name w:val="RFP Content"/>
    <w:next w:val="BITSBody"/>
    <w:qFormat/>
    <w:rsid w:val="00D602DE"/>
    <w:pPr>
      <w:suppressAutoHyphens/>
      <w:spacing w:after="120" w:line="240" w:lineRule="auto"/>
    </w:pPr>
    <w:rPr>
      <w:rFonts w:ascii="Calibri" w:eastAsia="Times New Roman" w:hAnsi="Calibri" w:cs="Times New Roman"/>
      <w:bCs/>
      <w:color w:val="000000" w:themeColor="text1"/>
      <w:kern w:val="20"/>
      <w:sz w:val="20"/>
      <w:szCs w:val="26"/>
      <w:lang w:bidi="en-US"/>
    </w:rPr>
  </w:style>
  <w:style w:type="paragraph" w:customStyle="1" w:styleId="ThemeStmt">
    <w:name w:val="Theme_Stmt"/>
    <w:basedOn w:val="BITSBody"/>
    <w:next w:val="BITSBody"/>
    <w:qFormat/>
    <w:rsid w:val="00F2498F"/>
    <w:pPr>
      <w:pBdr>
        <w:top w:val="single" w:sz="12" w:space="1" w:color="002060" w:shadow="1"/>
        <w:left w:val="single" w:sz="12" w:space="4" w:color="002060" w:shadow="1"/>
        <w:bottom w:val="single" w:sz="12" w:space="1" w:color="002060" w:shadow="1"/>
        <w:right w:val="single" w:sz="12" w:space="4" w:color="002060" w:shadow="1"/>
      </w:pBdr>
      <w:spacing w:before="40" w:after="40"/>
      <w:jc w:val="left"/>
    </w:pPr>
    <w:rPr>
      <w:rFonts w:ascii="Arial" w:hAnsi="Arial"/>
      <w:i/>
      <w:sz w:val="20"/>
    </w:rPr>
  </w:style>
  <w:style w:type="table" w:styleId="LightList-Accent1">
    <w:name w:val="Light List Accent 1"/>
    <w:basedOn w:val="TableNormal"/>
    <w:uiPriority w:val="61"/>
    <w:rsid w:val="00BC5331"/>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Tasks Char,Beschriftung Char2 Char,Beschriftung Char1 Char1 Char,Beschriftung Char Char Char1 Char,Beschriftung Char1 Char Char Char,Beschriftung Char Char Char Char Char,Beschriftung Char Char1 Char Char,Beschriftung Char Char2 Char"/>
    <w:link w:val="Caption"/>
    <w:uiPriority w:val="35"/>
    <w:locked/>
    <w:rsid w:val="00047EDD"/>
    <w:rPr>
      <w:rFonts w:ascii="Arial" w:hAnsi="Arial"/>
      <w:b/>
      <w:i/>
      <w:iCs/>
      <w:color w:val="002060"/>
      <w:sz w:val="20"/>
      <w:szCs w:val="18"/>
    </w:rPr>
  </w:style>
  <w:style w:type="paragraph" w:customStyle="1" w:styleId="TableText10Arial">
    <w:name w:val="Table Text_10Arial"/>
    <w:basedOn w:val="TableText8Arial"/>
    <w:qFormat/>
    <w:rsid w:val="0059427A"/>
    <w:pPr>
      <w:spacing w:before="40" w:after="40"/>
    </w:pPr>
    <w:rPr>
      <w:sz w:val="20"/>
    </w:rPr>
  </w:style>
  <w:style w:type="paragraph" w:customStyle="1" w:styleId="TableText10ArialCtr">
    <w:name w:val="Table Text_10Arial_Ctr"/>
    <w:basedOn w:val="TableText8ArialCtr"/>
    <w:qFormat/>
    <w:rsid w:val="0059427A"/>
    <w:pPr>
      <w:spacing w:before="40" w:after="40"/>
    </w:pPr>
    <w:rPr>
      <w:sz w:val="20"/>
    </w:rPr>
  </w:style>
  <w:style w:type="character" w:styleId="Emphasis">
    <w:name w:val="Emphasis"/>
    <w:basedOn w:val="DefaultParagraphFont"/>
    <w:uiPriority w:val="20"/>
    <w:qFormat/>
    <w:rsid w:val="00097457"/>
    <w:rPr>
      <w:i/>
      <w:iCs/>
    </w:rPr>
  </w:style>
  <w:style w:type="paragraph" w:styleId="NormalWeb">
    <w:name w:val="Normal (Web)"/>
    <w:basedOn w:val="Normal"/>
    <w:uiPriority w:val="99"/>
    <w:unhideWhenUsed/>
    <w:rsid w:val="00FB0D5E"/>
    <w:pPr>
      <w:spacing w:before="100" w:beforeAutospacing="1" w:after="100" w:afterAutospacing="1" w:line="240" w:lineRule="auto"/>
    </w:pPr>
    <w:rPr>
      <w:rFonts w:eastAsiaTheme="minorEastAsia" w:cs="Times New Roman"/>
      <w:szCs w:val="24"/>
    </w:rPr>
  </w:style>
  <w:style w:type="paragraph" w:customStyle="1" w:styleId="AcroHeadingArial11">
    <w:name w:val="Acro Heading_Arial11"/>
    <w:basedOn w:val="Normal"/>
    <w:qFormat/>
    <w:rsid w:val="00926122"/>
    <w:pPr>
      <w:spacing w:before="40" w:after="40" w:line="240" w:lineRule="auto"/>
      <w:jc w:val="both"/>
    </w:pPr>
    <w:rPr>
      <w:rFonts w:ascii="Arial" w:hAnsi="Arial" w:cs="Arial"/>
      <w:b/>
      <w:color w:val="FFFFFF" w:themeColor="background1"/>
      <w:sz w:val="22"/>
    </w:rPr>
  </w:style>
  <w:style w:type="paragraph" w:customStyle="1" w:styleId="AcroContentTNR12">
    <w:name w:val="Acro Content_TNR12"/>
    <w:basedOn w:val="Normal"/>
    <w:qFormat/>
    <w:rsid w:val="00926122"/>
    <w:pPr>
      <w:spacing w:before="40" w:after="40" w:line="240" w:lineRule="auto"/>
    </w:pPr>
  </w:style>
  <w:style w:type="paragraph" w:customStyle="1" w:styleId="graphicanchor">
    <w:name w:val="graphic_anchor"/>
    <w:next w:val="BITSBody"/>
    <w:qFormat/>
    <w:rsid w:val="00BC4514"/>
    <w:pPr>
      <w:jc w:val="center"/>
    </w:pPr>
    <w:rPr>
      <w:rFonts w:ascii="Times New Roman" w:eastAsia="MS Mincho" w:hAnsi="Times New Roman" w:cs="Times New Roman"/>
      <w:iCs/>
      <w:sz w:val="24"/>
      <w:szCs w:val="24"/>
    </w:rPr>
  </w:style>
  <w:style w:type="paragraph" w:styleId="Revision">
    <w:name w:val="Revision"/>
    <w:hidden/>
    <w:uiPriority w:val="99"/>
    <w:semiHidden/>
    <w:rsid w:val="008927F3"/>
    <w:pPr>
      <w:spacing w:after="0" w:line="240" w:lineRule="auto"/>
    </w:pPr>
    <w:rPr>
      <w:rFonts w:ascii="Times New Roman" w:hAnsi="Times New Roman"/>
      <w:sz w:val="24"/>
    </w:rPr>
  </w:style>
  <w:style w:type="paragraph" w:customStyle="1" w:styleId="TableText8Arial">
    <w:name w:val="Table Text_8 Arial"/>
    <w:qFormat/>
    <w:rsid w:val="00120A68"/>
    <w:pPr>
      <w:spacing w:after="0" w:line="240" w:lineRule="auto"/>
    </w:pPr>
    <w:rPr>
      <w:rFonts w:ascii="Arial" w:eastAsia="MS Mincho" w:hAnsi="Arial" w:cs="Times New Roman"/>
      <w:iCs/>
      <w:sz w:val="16"/>
      <w:szCs w:val="24"/>
    </w:rPr>
  </w:style>
  <w:style w:type="paragraph" w:customStyle="1" w:styleId="TableTextBullet8Arial">
    <w:name w:val="Table Text_Bullet_8Arial"/>
    <w:basedOn w:val="Normal"/>
    <w:qFormat/>
    <w:rsid w:val="00B167C0"/>
    <w:pPr>
      <w:numPr>
        <w:numId w:val="2"/>
      </w:numPr>
      <w:spacing w:before="20" w:after="20" w:line="240" w:lineRule="auto"/>
    </w:pPr>
    <w:rPr>
      <w:rFonts w:ascii="Arial" w:hAnsi="Arial" w:cs="Times New Roman"/>
      <w:sz w:val="16"/>
      <w:szCs w:val="24"/>
    </w:rPr>
  </w:style>
  <w:style w:type="paragraph" w:customStyle="1" w:styleId="TableHeadingArial8">
    <w:name w:val="Table Heading_Arial8"/>
    <w:basedOn w:val="TableHeadingArial10Ctr"/>
    <w:qFormat/>
    <w:rsid w:val="00C67E2C"/>
    <w:pPr>
      <w:framePr w:hSpace="180" w:wrap="around" w:vAnchor="text" w:hAnchor="margin" w:xAlign="right" w:y="216"/>
      <w:spacing w:before="0" w:after="0"/>
    </w:pPr>
    <w:rPr>
      <w:b/>
      <w:sz w:val="16"/>
    </w:rPr>
  </w:style>
  <w:style w:type="paragraph" w:customStyle="1" w:styleId="TableText8ArialCtr">
    <w:name w:val="Table Text_8Arial_Ctr"/>
    <w:basedOn w:val="TableText8Arial"/>
    <w:qFormat/>
    <w:rsid w:val="00250D8E"/>
    <w:pPr>
      <w:jc w:val="center"/>
    </w:pPr>
  </w:style>
  <w:style w:type="paragraph" w:customStyle="1" w:styleId="BITSBody">
    <w:name w:val="BITS_Body"/>
    <w:basedOn w:val="Normal"/>
    <w:link w:val="BITSBodyChar"/>
    <w:qFormat/>
    <w:rsid w:val="008834B6"/>
    <w:pPr>
      <w:suppressAutoHyphens/>
      <w:adjustRightInd w:val="0"/>
      <w:spacing w:after="120" w:line="240" w:lineRule="auto"/>
      <w:jc w:val="both"/>
      <w:textAlignment w:val="baseline"/>
    </w:pPr>
    <w:rPr>
      <w:rFonts w:eastAsia="MS Mincho" w:cs="Times New Roman"/>
      <w:iCs/>
      <w:szCs w:val="24"/>
    </w:rPr>
  </w:style>
  <w:style w:type="paragraph" w:customStyle="1" w:styleId="SideHeadingNoNumber">
    <w:name w:val="SideHeading_NoNumber"/>
    <w:basedOn w:val="Heading2"/>
    <w:qFormat/>
    <w:rsid w:val="008048BA"/>
    <w:pPr>
      <w:numPr>
        <w:ilvl w:val="0"/>
        <w:numId w:val="0"/>
      </w:numPr>
    </w:pPr>
  </w:style>
  <w:style w:type="numbering" w:customStyle="1" w:styleId="Style1">
    <w:name w:val="Style1"/>
    <w:uiPriority w:val="99"/>
    <w:rsid w:val="00BC168D"/>
    <w:pPr>
      <w:numPr>
        <w:numId w:val="3"/>
      </w:numPr>
    </w:pPr>
  </w:style>
  <w:style w:type="numbering" w:customStyle="1" w:styleId="Style2">
    <w:name w:val="Style2"/>
    <w:uiPriority w:val="99"/>
    <w:rsid w:val="007660B7"/>
    <w:pPr>
      <w:numPr>
        <w:numId w:val="4"/>
      </w:numPr>
    </w:pPr>
  </w:style>
  <w:style w:type="numbering" w:customStyle="1" w:styleId="Headings">
    <w:name w:val="Headings"/>
    <w:uiPriority w:val="99"/>
    <w:rsid w:val="008048BA"/>
    <w:pPr>
      <w:numPr>
        <w:numId w:val="9"/>
      </w:numPr>
    </w:pPr>
  </w:style>
  <w:style w:type="paragraph" w:customStyle="1" w:styleId="TitleCenter">
    <w:name w:val="Title_Center"/>
    <w:basedOn w:val="BITSBody"/>
    <w:qFormat/>
    <w:rsid w:val="000635B6"/>
    <w:pPr>
      <w:spacing w:before="60" w:after="360"/>
      <w:jc w:val="center"/>
    </w:pPr>
    <w:rPr>
      <w:rFonts w:ascii="Arial" w:hAnsi="Arial"/>
      <w:b/>
      <w:color w:val="002060"/>
      <w:sz w:val="32"/>
    </w:rPr>
  </w:style>
  <w:style w:type="character" w:customStyle="1" w:styleId="BITSBodyChar">
    <w:name w:val="BITS_Body Char"/>
    <w:basedOn w:val="DefaultParagraphFont"/>
    <w:link w:val="BITSBody"/>
    <w:locked/>
    <w:rsid w:val="000635B6"/>
    <w:rPr>
      <w:rFonts w:ascii="Times New Roman" w:eastAsia="MS Mincho" w:hAnsi="Times New Roman" w:cs="Times New Roman"/>
      <w:iCs/>
      <w:sz w:val="24"/>
      <w:szCs w:val="24"/>
    </w:rPr>
  </w:style>
  <w:style w:type="paragraph" w:styleId="BodyText">
    <w:name w:val="Body Text"/>
    <w:basedOn w:val="Normal"/>
    <w:link w:val="BodyTextChar"/>
    <w:uiPriority w:val="99"/>
    <w:unhideWhenUsed/>
    <w:rsid w:val="00FE3A9F"/>
    <w:pPr>
      <w:spacing w:after="120"/>
    </w:pPr>
    <w:rPr>
      <w:rFonts w:asciiTheme="minorHAnsi" w:hAnsiTheme="minorHAnsi"/>
      <w:sz w:val="22"/>
    </w:rPr>
  </w:style>
  <w:style w:type="character" w:customStyle="1" w:styleId="BodyTextChar">
    <w:name w:val="Body Text Char"/>
    <w:basedOn w:val="DefaultParagraphFont"/>
    <w:link w:val="BodyText"/>
    <w:uiPriority w:val="99"/>
    <w:rsid w:val="00FE3A9F"/>
  </w:style>
  <w:style w:type="paragraph" w:customStyle="1" w:styleId="EYBody">
    <w:name w:val="EY Body"/>
    <w:link w:val="EYBodyChar"/>
    <w:autoRedefine/>
    <w:qFormat/>
    <w:rsid w:val="001B449B"/>
    <w:pPr>
      <w:suppressAutoHyphens/>
      <w:adjustRightInd w:val="0"/>
      <w:spacing w:before="120" w:after="120" w:line="240" w:lineRule="auto"/>
      <w:jc w:val="both"/>
      <w:textAlignment w:val="baseline"/>
    </w:pPr>
    <w:rPr>
      <w:rFonts w:ascii="Arial" w:eastAsia="MS Mincho" w:hAnsi="Arial" w:cs="Arial"/>
      <w:iCs/>
      <w:sz w:val="20"/>
      <w:szCs w:val="20"/>
    </w:rPr>
  </w:style>
  <w:style w:type="character" w:customStyle="1" w:styleId="EYBodyChar">
    <w:name w:val="EY Body Char"/>
    <w:basedOn w:val="DefaultParagraphFont"/>
    <w:link w:val="EYBody"/>
    <w:locked/>
    <w:rsid w:val="001B449B"/>
    <w:rPr>
      <w:rFonts w:ascii="Arial" w:eastAsia="MS Mincho" w:hAnsi="Arial" w:cs="Arial"/>
      <w:iCs/>
      <w:sz w:val="20"/>
      <w:szCs w:val="20"/>
    </w:rPr>
  </w:style>
  <w:style w:type="paragraph" w:customStyle="1" w:styleId="TableHeadingArial10">
    <w:name w:val="Table_Heading_Arial10"/>
    <w:basedOn w:val="Normal"/>
    <w:qFormat/>
    <w:rsid w:val="00F93283"/>
    <w:pPr>
      <w:suppressAutoHyphens/>
      <w:adjustRightInd w:val="0"/>
      <w:spacing w:before="40" w:after="40" w:line="240" w:lineRule="auto"/>
      <w:jc w:val="center"/>
      <w:textAlignment w:val="baseline"/>
    </w:pPr>
    <w:rPr>
      <w:rFonts w:ascii="Arial" w:eastAsia="MS Mincho" w:hAnsi="Arial" w:cs="Times New Roman"/>
      <w:b/>
      <w:iCs/>
      <w:sz w:val="20"/>
      <w:szCs w:val="24"/>
    </w:rPr>
  </w:style>
  <w:style w:type="paragraph" w:customStyle="1" w:styleId="EYBullet">
    <w:name w:val="EY Bullet"/>
    <w:basedOn w:val="Normal"/>
    <w:next w:val="Normal"/>
    <w:qFormat/>
    <w:rsid w:val="00F93283"/>
    <w:pPr>
      <w:spacing w:before="80" w:after="40" w:line="240" w:lineRule="auto"/>
      <w:ind w:left="720" w:hanging="360"/>
      <w:jc w:val="both"/>
    </w:pPr>
    <w:rPr>
      <w:rFonts w:cs="Times New Roman"/>
      <w:szCs w:val="24"/>
    </w:rPr>
  </w:style>
  <w:style w:type="paragraph" w:customStyle="1" w:styleId="TableTextBulletArial10">
    <w:name w:val="Table Text_Bullet_Arial 10"/>
    <w:basedOn w:val="EYBullet"/>
    <w:qFormat/>
    <w:rsid w:val="00F93283"/>
    <w:pPr>
      <w:spacing w:before="20" w:after="20"/>
    </w:pPr>
    <w:rPr>
      <w:rFonts w:ascii="Arial" w:hAnsi="Arial"/>
      <w:sz w:val="20"/>
    </w:rPr>
  </w:style>
  <w:style w:type="paragraph" w:customStyle="1" w:styleId="SideHeading">
    <w:name w:val="Side_Heading"/>
    <w:basedOn w:val="BITSBody"/>
    <w:qFormat/>
    <w:rsid w:val="00F93283"/>
    <w:rPr>
      <w:rFonts w:ascii="Arial" w:hAnsi="Arial" w:cs="Arial"/>
      <w:b/>
      <w:i/>
      <w:noProof/>
      <w:color w:val="002060"/>
      <w:sz w:val="22"/>
      <w:szCs w:val="22"/>
    </w:rPr>
  </w:style>
  <w:style w:type="paragraph" w:customStyle="1" w:styleId="ActionCaption">
    <w:name w:val="ActionCaption"/>
    <w:basedOn w:val="BITSBody"/>
    <w:next w:val="BITSBody"/>
    <w:qFormat/>
    <w:rsid w:val="00F93283"/>
    <w:pPr>
      <w:spacing w:after="0"/>
      <w:jc w:val="center"/>
    </w:pPr>
    <w:rPr>
      <w:i/>
      <w:sz w:val="18"/>
    </w:rPr>
  </w:style>
  <w:style w:type="paragraph" w:customStyle="1" w:styleId="spacer">
    <w:name w:val="spacer"/>
    <w:basedOn w:val="BITSBody"/>
    <w:qFormat/>
    <w:rsid w:val="00F93283"/>
    <w:pPr>
      <w:spacing w:after="0"/>
    </w:pPr>
    <w:rPr>
      <w:sz w:val="12"/>
    </w:rPr>
  </w:style>
  <w:style w:type="paragraph" w:customStyle="1" w:styleId="PSITableBullet2">
    <w:name w:val="PSI Table Bullet 2"/>
    <w:basedOn w:val="Normal"/>
    <w:autoRedefine/>
    <w:rsid w:val="00F93283"/>
    <w:pPr>
      <w:framePr w:hSpace="180" w:wrap="around" w:vAnchor="text" w:hAnchor="text"/>
      <w:numPr>
        <w:numId w:val="10"/>
      </w:numPr>
      <w:tabs>
        <w:tab w:val="left" w:pos="270"/>
      </w:tabs>
      <w:spacing w:beforeLines="40" w:before="40" w:afterLines="40" w:after="120" w:line="240" w:lineRule="auto"/>
      <w:ind w:left="360"/>
    </w:pPr>
    <w:rPr>
      <w:rFonts w:eastAsia="Times New Roman" w:cs="Times New Roman"/>
      <w:color w:val="000000"/>
      <w:szCs w:val="24"/>
    </w:rPr>
  </w:style>
  <w:style w:type="character" w:customStyle="1" w:styleId="apple-converted-space">
    <w:name w:val="apple-converted-space"/>
    <w:basedOn w:val="DefaultParagraphFont"/>
    <w:rsid w:val="00F93283"/>
  </w:style>
  <w:style w:type="paragraph" w:styleId="ListParagraph">
    <w:name w:val="List Paragraph"/>
    <w:basedOn w:val="Normal"/>
    <w:link w:val="ListParagraphChar"/>
    <w:uiPriority w:val="34"/>
    <w:qFormat/>
    <w:rsid w:val="00F93283"/>
    <w:pPr>
      <w:spacing w:line="240" w:lineRule="auto"/>
      <w:ind w:left="720"/>
      <w:contextualSpacing/>
    </w:pPr>
    <w:rPr>
      <w:rFonts w:ascii="Garamond" w:eastAsia="Times New Roman" w:hAnsi="Garamond" w:cs="Arial"/>
      <w:sz w:val="22"/>
      <w:szCs w:val="20"/>
    </w:rPr>
  </w:style>
  <w:style w:type="character" w:customStyle="1" w:styleId="ListParagraphChar">
    <w:name w:val="List Paragraph Char"/>
    <w:basedOn w:val="DefaultParagraphFont"/>
    <w:link w:val="ListParagraph"/>
    <w:uiPriority w:val="34"/>
    <w:locked/>
    <w:rsid w:val="00F93283"/>
    <w:rPr>
      <w:rFonts w:ascii="Garamond" w:eastAsia="Times New Roman" w:hAnsi="Garamond" w:cs="Arial"/>
      <w:szCs w:val="20"/>
    </w:rPr>
  </w:style>
  <w:style w:type="numbering" w:customStyle="1" w:styleId="BAH">
    <w:name w:val="BAH"/>
    <w:rsid w:val="00F93283"/>
    <w:pPr>
      <w:numPr>
        <w:numId w:val="11"/>
      </w:numPr>
    </w:pPr>
  </w:style>
  <w:style w:type="paragraph" w:customStyle="1" w:styleId="Achievement">
    <w:name w:val="Achievement"/>
    <w:basedOn w:val="Normal"/>
    <w:link w:val="AchievementChar"/>
    <w:rsid w:val="00F93283"/>
    <w:pPr>
      <w:numPr>
        <w:numId w:val="11"/>
      </w:numPr>
      <w:spacing w:after="60" w:line="240" w:lineRule="atLeast"/>
      <w:jc w:val="both"/>
    </w:pPr>
    <w:rPr>
      <w:rFonts w:ascii="Garamond" w:eastAsia="Times New Roman" w:hAnsi="Garamond" w:cs="Times New Roman"/>
      <w:sz w:val="22"/>
      <w:szCs w:val="20"/>
    </w:rPr>
  </w:style>
  <w:style w:type="paragraph" w:customStyle="1" w:styleId="Level1">
    <w:name w:val="Level 1"/>
    <w:basedOn w:val="Normal"/>
    <w:rsid w:val="00F93283"/>
    <w:pPr>
      <w:widowControl w:val="0"/>
      <w:tabs>
        <w:tab w:val="left" w:pos="-1440"/>
      </w:tabs>
      <w:spacing w:line="240" w:lineRule="auto"/>
      <w:ind w:left="1710" w:hanging="270"/>
    </w:pPr>
    <w:rPr>
      <w:rFonts w:eastAsia="Times New Roman" w:cs="Times New Roman"/>
      <w:snapToGrid w:val="0"/>
      <w:szCs w:val="20"/>
    </w:rPr>
  </w:style>
  <w:style w:type="paragraph" w:styleId="PlainText">
    <w:name w:val="Plain Text"/>
    <w:basedOn w:val="Normal"/>
    <w:link w:val="PlainTextChar"/>
    <w:uiPriority w:val="99"/>
    <w:rsid w:val="00F93283"/>
    <w:pPr>
      <w:spacing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F93283"/>
    <w:rPr>
      <w:rFonts w:ascii="Courier New" w:eastAsia="Times New Roman" w:hAnsi="Courier New" w:cs="Times New Roman"/>
      <w:sz w:val="20"/>
      <w:szCs w:val="20"/>
    </w:rPr>
  </w:style>
  <w:style w:type="character" w:customStyle="1" w:styleId="s21">
    <w:name w:val="s21"/>
    <w:basedOn w:val="DefaultParagraphFont"/>
    <w:rsid w:val="00F93283"/>
  </w:style>
  <w:style w:type="character" w:customStyle="1" w:styleId="s22">
    <w:name w:val="s22"/>
    <w:basedOn w:val="DefaultParagraphFont"/>
    <w:rsid w:val="00F93283"/>
  </w:style>
  <w:style w:type="paragraph" w:customStyle="1" w:styleId="paragraph">
    <w:name w:val="paragraph"/>
    <w:basedOn w:val="Normal"/>
    <w:rsid w:val="00F93283"/>
    <w:pPr>
      <w:spacing w:line="240" w:lineRule="auto"/>
    </w:pPr>
    <w:rPr>
      <w:rFonts w:eastAsia="Times New Roman" w:cs="Times New Roman"/>
      <w:szCs w:val="24"/>
    </w:rPr>
  </w:style>
  <w:style w:type="character" w:customStyle="1" w:styleId="spellingerror">
    <w:name w:val="spellingerror"/>
    <w:basedOn w:val="DefaultParagraphFont"/>
    <w:rsid w:val="00F93283"/>
  </w:style>
  <w:style w:type="character" w:customStyle="1" w:styleId="normaltextrun">
    <w:name w:val="normaltextrun"/>
    <w:basedOn w:val="DefaultParagraphFont"/>
    <w:rsid w:val="00F93283"/>
  </w:style>
  <w:style w:type="character" w:customStyle="1" w:styleId="scx109041822">
    <w:name w:val="scx109041822"/>
    <w:basedOn w:val="DefaultParagraphFont"/>
    <w:rsid w:val="00F93283"/>
  </w:style>
  <w:style w:type="character" w:customStyle="1" w:styleId="eop">
    <w:name w:val="eop"/>
    <w:basedOn w:val="DefaultParagraphFont"/>
    <w:rsid w:val="00F93283"/>
  </w:style>
  <w:style w:type="paragraph" w:customStyle="1" w:styleId="SectionHeading">
    <w:name w:val="Section Heading"/>
    <w:basedOn w:val="Heading1"/>
    <w:next w:val="Normal"/>
    <w:qFormat/>
    <w:rsid w:val="00F93283"/>
    <w:pPr>
      <w:keepLines/>
      <w:numPr>
        <w:numId w:val="0"/>
      </w:numPr>
      <w:pBdr>
        <w:top w:val="none" w:sz="0" w:space="0" w:color="auto"/>
        <w:bottom w:val="none" w:sz="0" w:space="0" w:color="auto"/>
      </w:pBdr>
      <w:shd w:val="clear" w:color="auto" w:fill="auto"/>
    </w:pPr>
    <w:rPr>
      <w:rFonts w:ascii="Times New Roman" w:eastAsiaTheme="majorEastAsia" w:hAnsi="Times New Roman" w:cstheme="majorBidi"/>
      <w:b w:val="0"/>
      <w:bCs w:val="0"/>
      <w:i/>
      <w:color w:val="0C1663"/>
      <w:kern w:val="0"/>
      <w:u w:val="single"/>
    </w:rPr>
  </w:style>
  <w:style w:type="paragraph" w:customStyle="1" w:styleId="PersonalName">
    <w:name w:val="Personal Name"/>
    <w:basedOn w:val="Title"/>
    <w:qFormat/>
    <w:rsid w:val="00F93283"/>
    <w:pPr>
      <w:spacing w:after="60"/>
    </w:pPr>
    <w:rPr>
      <w:rFonts w:ascii="Times New Roman" w:hAnsi="Times New Roman"/>
      <w:caps/>
      <w:color w:val="0C1663"/>
      <w:spacing w:val="-20"/>
      <w:sz w:val="32"/>
      <w:szCs w:val="52"/>
    </w:rPr>
  </w:style>
  <w:style w:type="paragraph" w:customStyle="1" w:styleId="MicroHealthBullet1">
    <w:name w:val="MicroHealth Bullet 1"/>
    <w:basedOn w:val="ListParagraph"/>
    <w:qFormat/>
    <w:rsid w:val="00F93283"/>
    <w:pPr>
      <w:spacing w:after="60"/>
      <w:ind w:hanging="360"/>
      <w:jc w:val="both"/>
    </w:pPr>
    <w:rPr>
      <w:rFonts w:ascii="Times New Roman" w:eastAsiaTheme="minorHAnsi" w:hAnsi="Times New Roman" w:cs="Times New Roman"/>
      <w:sz w:val="24"/>
      <w:szCs w:val="22"/>
      <w:lang w:bidi="en-US"/>
    </w:rPr>
  </w:style>
  <w:style w:type="paragraph" w:customStyle="1" w:styleId="MicroHealthBullet2">
    <w:name w:val="MicroHealth Bullet 2"/>
    <w:basedOn w:val="Normal"/>
    <w:autoRedefine/>
    <w:qFormat/>
    <w:rsid w:val="00F93283"/>
    <w:pPr>
      <w:tabs>
        <w:tab w:val="num" w:pos="1116"/>
      </w:tabs>
      <w:spacing w:line="240" w:lineRule="auto"/>
      <w:ind w:left="1116" w:hanging="576"/>
      <w:jc w:val="both"/>
    </w:pPr>
    <w:rPr>
      <w:rFonts w:eastAsia="Times New Roman" w:cs="Times New Roman"/>
      <w:szCs w:val="24"/>
      <w:lang w:bidi="en-US"/>
    </w:rPr>
  </w:style>
  <w:style w:type="paragraph" w:customStyle="1" w:styleId="MicroHealthTableBullet1">
    <w:name w:val="MicroHealth Table Bullet 1"/>
    <w:basedOn w:val="MicroHealthBullet1"/>
    <w:qFormat/>
    <w:rsid w:val="00F93283"/>
    <w:pPr>
      <w:ind w:left="360"/>
    </w:pPr>
    <w:rPr>
      <w:rFonts w:cs="Arial"/>
      <w:szCs w:val="20"/>
    </w:rPr>
  </w:style>
  <w:style w:type="paragraph" w:customStyle="1" w:styleId="MicroHealthSubheading">
    <w:name w:val="MicroHealth Subheading"/>
    <w:basedOn w:val="Normal"/>
    <w:qFormat/>
    <w:rsid w:val="00F93283"/>
    <w:pPr>
      <w:spacing w:before="60" w:line="240" w:lineRule="auto"/>
    </w:pPr>
    <w:rPr>
      <w:b/>
      <w:color w:val="002060"/>
    </w:rPr>
  </w:style>
  <w:style w:type="paragraph" w:customStyle="1" w:styleId="MicroHealthEmphasis">
    <w:name w:val="MicroHealth Emphasis"/>
    <w:basedOn w:val="Normal"/>
    <w:qFormat/>
    <w:rsid w:val="00F93283"/>
    <w:pPr>
      <w:spacing w:line="240" w:lineRule="auto"/>
    </w:pPr>
    <w:rPr>
      <w:b/>
      <w:i/>
      <w:color w:val="002060"/>
    </w:rPr>
  </w:style>
  <w:style w:type="character" w:customStyle="1" w:styleId="text">
    <w:name w:val="text"/>
    <w:basedOn w:val="DefaultParagraphFont"/>
    <w:rsid w:val="00F93283"/>
  </w:style>
  <w:style w:type="paragraph" w:styleId="Title">
    <w:name w:val="Title"/>
    <w:basedOn w:val="Normal"/>
    <w:next w:val="Normal"/>
    <w:link w:val="TitleChar"/>
    <w:uiPriority w:val="10"/>
    <w:rsid w:val="00F932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28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rsid w:val="00F93283"/>
    <w:rPr>
      <w:color w:val="808080"/>
    </w:rPr>
  </w:style>
  <w:style w:type="character" w:customStyle="1" w:styleId="AchievementChar">
    <w:name w:val="Achievement Char"/>
    <w:basedOn w:val="DefaultParagraphFont"/>
    <w:link w:val="Achievement"/>
    <w:locked/>
    <w:rsid w:val="00F93283"/>
    <w:rPr>
      <w:rFonts w:ascii="Garamond" w:eastAsia="Times New Roman" w:hAnsi="Garamond" w:cs="Times New Roman"/>
      <w:szCs w:val="20"/>
    </w:rPr>
  </w:style>
  <w:style w:type="character" w:customStyle="1" w:styleId="bulletsforreChar">
    <w:name w:val="bullets for re Char"/>
    <w:basedOn w:val="AchievementChar"/>
    <w:link w:val="bulletsforre"/>
    <w:locked/>
    <w:rsid w:val="00F93283"/>
    <w:rPr>
      <w:rFonts w:ascii="Garamond" w:eastAsia="Times New Roman" w:hAnsi="Garamond" w:cs="Times New Roman"/>
      <w:szCs w:val="20"/>
    </w:rPr>
  </w:style>
  <w:style w:type="paragraph" w:customStyle="1" w:styleId="bulletsforre">
    <w:name w:val="bullets for re"/>
    <w:basedOn w:val="Achievement"/>
    <w:link w:val="bulletsforreChar"/>
    <w:qFormat/>
    <w:rsid w:val="00F93283"/>
    <w:pPr>
      <w:numPr>
        <w:numId w:val="12"/>
      </w:numPr>
      <w:spacing w:after="0" w:line="240" w:lineRule="auto"/>
      <w:jc w:val="left"/>
    </w:pPr>
  </w:style>
  <w:style w:type="character" w:customStyle="1" w:styleId="subbulletreChar">
    <w:name w:val="sub bullet re Char"/>
    <w:basedOn w:val="AchievementChar"/>
    <w:link w:val="subbulletre"/>
    <w:locked/>
    <w:rsid w:val="00F93283"/>
    <w:rPr>
      <w:rFonts w:ascii="Garamond" w:eastAsia="Times New Roman" w:hAnsi="Garamond" w:cs="Times New Roman"/>
      <w:szCs w:val="20"/>
    </w:rPr>
  </w:style>
  <w:style w:type="paragraph" w:customStyle="1" w:styleId="subbulletre">
    <w:name w:val="sub bullet re"/>
    <w:basedOn w:val="Achievement"/>
    <w:link w:val="subbulletreChar"/>
    <w:qFormat/>
    <w:rsid w:val="00F93283"/>
    <w:pPr>
      <w:numPr>
        <w:numId w:val="0"/>
      </w:numPr>
      <w:spacing w:after="0" w:line="240" w:lineRule="auto"/>
      <w:jc w:val="left"/>
    </w:pPr>
  </w:style>
  <w:style w:type="character" w:customStyle="1" w:styleId="resumeIIChar">
    <w:name w:val="resume II Char"/>
    <w:basedOn w:val="DefaultParagraphFont"/>
    <w:link w:val="resumeII"/>
    <w:locked/>
    <w:rsid w:val="00F93283"/>
    <w:rPr>
      <w:rFonts w:ascii="Times New Roman" w:eastAsiaTheme="majorEastAsia" w:hAnsi="Times New Roman" w:cs="Times New Roman"/>
      <w:bCs/>
      <w:w w:val="105"/>
      <w:lang w:eastAsia="ja-JP"/>
    </w:rPr>
  </w:style>
  <w:style w:type="paragraph" w:customStyle="1" w:styleId="resumeII">
    <w:name w:val="resume II"/>
    <w:basedOn w:val="Normal"/>
    <w:link w:val="resumeIIChar"/>
    <w:qFormat/>
    <w:rsid w:val="00F93283"/>
    <w:pPr>
      <w:tabs>
        <w:tab w:val="left" w:pos="13500"/>
      </w:tabs>
      <w:adjustRightInd w:val="0"/>
      <w:spacing w:before="120" w:after="240" w:line="240" w:lineRule="auto"/>
    </w:pPr>
    <w:rPr>
      <w:rFonts w:eastAsiaTheme="majorEastAsia" w:cs="Times New Roman"/>
      <w:bCs/>
      <w:w w:val="105"/>
      <w:sz w:val="22"/>
      <w:lang w:eastAsia="ja-JP"/>
    </w:rPr>
  </w:style>
  <w:style w:type="paragraph" w:customStyle="1" w:styleId="ResumeHeading">
    <w:name w:val="Resume_Heading"/>
    <w:basedOn w:val="Heading2"/>
    <w:qFormat/>
    <w:rsid w:val="00F93283"/>
    <w:pPr>
      <w:numPr>
        <w:ilvl w:val="0"/>
        <w:numId w:val="0"/>
      </w:numPr>
      <w:tabs>
        <w:tab w:val="right" w:pos="9360"/>
      </w:tabs>
      <w:spacing w:before="40" w:after="40"/>
      <w:ind w:left="576" w:right="-58" w:hanging="576"/>
    </w:pPr>
    <w:rPr>
      <w:iCs/>
      <w:snapToGrid/>
      <w:color w:val="17365D" w:themeColor="text2" w:themeShade="BF"/>
    </w:rPr>
  </w:style>
  <w:style w:type="paragraph" w:customStyle="1" w:styleId="ResumeContent">
    <w:name w:val="Resume_Content"/>
    <w:qFormat/>
    <w:rsid w:val="00F93283"/>
    <w:pPr>
      <w:spacing w:before="40" w:after="40" w:line="240" w:lineRule="auto"/>
      <w:jc w:val="both"/>
    </w:pPr>
    <w:rPr>
      <w:rFonts w:ascii="Times New Roman" w:eastAsia="MS Mincho" w:hAnsi="Times New Roman" w:cs="Arial"/>
      <w:iCs/>
      <w:szCs w:val="20"/>
    </w:rPr>
  </w:style>
  <w:style w:type="paragraph" w:customStyle="1" w:styleId="ResumeBullet">
    <w:name w:val="Resume_Bullet"/>
    <w:qFormat/>
    <w:rsid w:val="00F93283"/>
    <w:pPr>
      <w:spacing w:before="40" w:after="40" w:line="240" w:lineRule="auto"/>
      <w:ind w:left="720" w:hanging="360"/>
    </w:pPr>
    <w:rPr>
      <w:rFonts w:ascii="Times New Roman" w:hAnsi="Times New Roman" w:cs="Times New Roman"/>
      <w:szCs w:val="24"/>
    </w:rPr>
  </w:style>
  <w:style w:type="paragraph" w:customStyle="1" w:styleId="ProofContent">
    <w:name w:val="Proof_Content"/>
    <w:basedOn w:val="BITSBody"/>
    <w:qFormat/>
    <w:rsid w:val="00445AD1"/>
    <w:pPr>
      <w:spacing w:after="80"/>
      <w:ind w:left="29" w:right="29"/>
    </w:pPr>
    <w:rPr>
      <w:rFonts w:cs="Arial"/>
      <w:i/>
      <w:sz w:val="22"/>
      <w:szCs w:val="22"/>
    </w:rPr>
  </w:style>
  <w:style w:type="paragraph" w:customStyle="1" w:styleId="MainHeadingNoNumber">
    <w:name w:val="MainHeading_NoNumber"/>
    <w:basedOn w:val="Heading1"/>
    <w:link w:val="MainHeadingNoNumberChar"/>
    <w:qFormat/>
    <w:rsid w:val="00445AD1"/>
    <w:pPr>
      <w:numPr>
        <w:numId w:val="0"/>
      </w:numPr>
      <w:pBdr>
        <w:bottom w:val="single" w:sz="4" w:space="0" w:color="244061" w:themeColor="accent1" w:themeShade="80"/>
      </w:pBdr>
    </w:pPr>
  </w:style>
  <w:style w:type="character" w:customStyle="1" w:styleId="MainHeadingNoNumberChar">
    <w:name w:val="MainHeading_NoNumber Char"/>
    <w:basedOn w:val="Heading1Char"/>
    <w:link w:val="MainHeadingNoNumber"/>
    <w:rsid w:val="00445AD1"/>
    <w:rPr>
      <w:rFonts w:ascii="Arial" w:eastAsia="Times New Roman" w:hAnsi="Arial" w:cs="Arial"/>
      <w:b/>
      <w:bCs/>
      <w:iCs/>
      <w:color w:val="FFFFFF" w:themeColor="background1"/>
      <w:kern w:val="32"/>
      <w:sz w:val="28"/>
      <w:szCs w:val="24"/>
      <w:shd w:val="clear" w:color="auto" w:fill="17365D" w:themeFill="text2" w:themeFillShade="BF"/>
    </w:rPr>
  </w:style>
  <w:style w:type="table" w:customStyle="1" w:styleId="TableDefinitionsGrid124">
    <w:name w:val="Table Definitions Grid124"/>
    <w:basedOn w:val="TableNormal"/>
    <w:next w:val="TableGrid"/>
    <w:uiPriority w:val="39"/>
    <w:rsid w:val="00445A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autoRedefine/>
    <w:qFormat/>
    <w:rsid w:val="00445AD1"/>
    <w:pPr>
      <w:spacing w:line="240" w:lineRule="auto"/>
      <w:jc w:val="center"/>
    </w:pPr>
    <w:rPr>
      <w:rFonts w:eastAsia="Times New Roman" w:cs="Arial"/>
      <w:b/>
      <w:bCs/>
      <w:smallCaps/>
      <w:color w:val="1F497D" w:themeColor="text2"/>
      <w:sz w:val="16"/>
      <w:szCs w:val="24"/>
    </w:rPr>
  </w:style>
  <w:style w:type="character" w:customStyle="1" w:styleId="SubtitleChar">
    <w:name w:val="Subtitle Char"/>
    <w:basedOn w:val="DefaultParagraphFont"/>
    <w:link w:val="Subtitle"/>
    <w:rsid w:val="00445AD1"/>
    <w:rPr>
      <w:rFonts w:ascii="Times New Roman" w:eastAsia="Times New Roman" w:hAnsi="Times New Roman" w:cs="Arial"/>
      <w:b/>
      <w:bCs/>
      <w:smallCaps/>
      <w:color w:val="1F497D" w:themeColor="text2"/>
      <w:sz w:val="16"/>
      <w:szCs w:val="24"/>
    </w:rPr>
  </w:style>
  <w:style w:type="paragraph" w:customStyle="1" w:styleId="ResumeHeader">
    <w:name w:val="Resume_Header"/>
    <w:basedOn w:val="SideHeadingNoNumber"/>
    <w:qFormat/>
    <w:rsid w:val="00445AD1"/>
    <w:pPr>
      <w:tabs>
        <w:tab w:val="right" w:pos="9360"/>
      </w:tabs>
      <w:jc w:val="both"/>
    </w:pPr>
  </w:style>
  <w:style w:type="paragraph" w:customStyle="1" w:styleId="ResumeBullet0">
    <w:name w:val="Resume_ Bullet"/>
    <w:basedOn w:val="ResumeContent"/>
    <w:qFormat/>
    <w:rsid w:val="00445AD1"/>
    <w:pPr>
      <w:suppressAutoHyphens/>
      <w:adjustRightInd w:val="0"/>
      <w:ind w:left="720" w:hanging="360"/>
      <w:textAlignment w:val="baseline"/>
    </w:pPr>
    <w:rPr>
      <w:rFonts w:cs="Times New Roman"/>
      <w:szCs w:val="24"/>
      <w:lang w:eastAsia="ja-JP"/>
    </w:rPr>
  </w:style>
  <w:style w:type="table" w:customStyle="1" w:styleId="EYTable3">
    <w:name w:val="EY Table3"/>
    <w:basedOn w:val="TableNormal"/>
    <w:next w:val="TableGrid"/>
    <w:uiPriority w:val="39"/>
    <w:rsid w:val="00445A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D041D"/>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lsdException w:name="Default Paragraph Font" w:uiPriority="1"/>
    <w:lsdException w:name="Body Text" w:qFormat="1"/>
    <w:lsdException w:name="Subtitle" w:semiHidden="0" w:uiPriority="0"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CB7"/>
    <w:pPr>
      <w:spacing w:after="0"/>
    </w:pPr>
    <w:rPr>
      <w:rFonts w:ascii="Times New Roman" w:hAnsi="Times New Roman"/>
      <w:sz w:val="24"/>
    </w:rPr>
  </w:style>
  <w:style w:type="paragraph" w:styleId="Heading1">
    <w:name w:val="heading 1"/>
    <w:aliases w:val="Section,QSS,QSS Heading 1"/>
    <w:next w:val="ThemeStmt"/>
    <w:link w:val="Heading1Char"/>
    <w:autoRedefine/>
    <w:qFormat/>
    <w:rsid w:val="008048BA"/>
    <w:pPr>
      <w:keepNext/>
      <w:numPr>
        <w:numId w:val="9"/>
      </w:numPr>
      <w:pBdr>
        <w:top w:val="single" w:sz="4" w:space="1" w:color="244061" w:themeColor="accent1" w:themeShade="80"/>
        <w:bottom w:val="single" w:sz="4" w:space="1" w:color="244061" w:themeColor="accent1" w:themeShade="80"/>
      </w:pBdr>
      <w:shd w:val="clear" w:color="auto" w:fill="17365D" w:themeFill="text2" w:themeFillShade="BF"/>
      <w:spacing w:before="120" w:after="120" w:line="240" w:lineRule="auto"/>
      <w:outlineLvl w:val="0"/>
    </w:pPr>
    <w:rPr>
      <w:rFonts w:ascii="Arial" w:eastAsia="Times New Roman" w:hAnsi="Arial" w:cs="Arial"/>
      <w:b/>
      <w:bCs/>
      <w:iCs/>
      <w:color w:val="FFFFFF" w:themeColor="background1"/>
      <w:kern w:val="32"/>
      <w:sz w:val="28"/>
      <w:szCs w:val="24"/>
    </w:rPr>
  </w:style>
  <w:style w:type="paragraph" w:styleId="Heading2">
    <w:name w:val="heading 2"/>
    <w:basedOn w:val="Heading1"/>
    <w:next w:val="BITSBody"/>
    <w:link w:val="Heading2Char"/>
    <w:autoRedefine/>
    <w:uiPriority w:val="9"/>
    <w:qFormat/>
    <w:rsid w:val="0030228A"/>
    <w:pPr>
      <w:numPr>
        <w:ilvl w:val="1"/>
      </w:numPr>
      <w:shd w:val="clear" w:color="auto" w:fill="F2F2F2" w:themeFill="background1" w:themeFillShade="F2"/>
      <w:tabs>
        <w:tab w:val="clear" w:pos="576"/>
        <w:tab w:val="num" w:pos="540"/>
      </w:tabs>
      <w:snapToGrid w:val="0"/>
      <w:ind w:left="540" w:hanging="540"/>
      <w:outlineLvl w:val="1"/>
    </w:pPr>
    <w:rPr>
      <w:bCs w:val="0"/>
      <w:iCs w:val="0"/>
      <w:snapToGrid w:val="0"/>
      <w:color w:val="002060"/>
      <w:sz w:val="24"/>
      <w:szCs w:val="22"/>
    </w:rPr>
  </w:style>
  <w:style w:type="paragraph" w:styleId="Heading3">
    <w:name w:val="heading 3"/>
    <w:basedOn w:val="Heading2"/>
    <w:next w:val="BITSBody"/>
    <w:link w:val="Heading3Char"/>
    <w:autoRedefine/>
    <w:uiPriority w:val="9"/>
    <w:qFormat/>
    <w:rsid w:val="00480DCB"/>
    <w:pPr>
      <w:numPr>
        <w:ilvl w:val="2"/>
      </w:numPr>
      <w:pBdr>
        <w:top w:val="none" w:sz="0" w:space="0" w:color="auto"/>
        <w:bottom w:val="none" w:sz="0" w:space="0" w:color="auto"/>
      </w:pBdr>
      <w:shd w:val="clear" w:color="auto" w:fill="FFFFFF"/>
      <w:tabs>
        <w:tab w:val="clear" w:pos="900"/>
      </w:tabs>
      <w:ind w:left="720"/>
      <w:jc w:val="both"/>
      <w:outlineLvl w:val="2"/>
    </w:pPr>
    <w:rPr>
      <w:iCs/>
    </w:rPr>
  </w:style>
  <w:style w:type="paragraph" w:styleId="Heading4">
    <w:name w:val="heading 4"/>
    <w:basedOn w:val="Heading3"/>
    <w:next w:val="BITSBody"/>
    <w:link w:val="Heading4Char"/>
    <w:uiPriority w:val="9"/>
    <w:qFormat/>
    <w:rsid w:val="003C329F"/>
    <w:pPr>
      <w:numPr>
        <w:ilvl w:val="3"/>
      </w:numPr>
      <w:tabs>
        <w:tab w:val="left" w:pos="1530"/>
      </w:tabs>
      <w:outlineLvl w:val="3"/>
    </w:pPr>
  </w:style>
  <w:style w:type="paragraph" w:styleId="Heading5">
    <w:name w:val="heading 5"/>
    <w:basedOn w:val="Heading4"/>
    <w:next w:val="BITSBody"/>
    <w:link w:val="Heading5Char"/>
    <w:uiPriority w:val="9"/>
    <w:qFormat/>
    <w:rsid w:val="002E5CB7"/>
    <w:pPr>
      <w:numPr>
        <w:ilvl w:val="4"/>
      </w:numPr>
      <w:tabs>
        <w:tab w:val="left" w:pos="1710"/>
      </w:tabs>
      <w:outlineLvl w:val="4"/>
    </w:pPr>
    <w:rPr>
      <w:i/>
      <w:szCs w:val="20"/>
    </w:rPr>
  </w:style>
  <w:style w:type="paragraph" w:styleId="Heading6">
    <w:name w:val="heading 6"/>
    <w:basedOn w:val="Heading5"/>
    <w:next w:val="BITSBody"/>
    <w:link w:val="Heading6Char"/>
    <w:uiPriority w:val="9"/>
    <w:qFormat/>
    <w:rsid w:val="002E5CB7"/>
    <w:pPr>
      <w:numPr>
        <w:ilvl w:val="5"/>
      </w:numPr>
      <w:outlineLvl w:val="5"/>
    </w:pPr>
    <w:rPr>
      <w:rFonts w:cs="Times New Roman"/>
      <w:szCs w:val="24"/>
    </w:rPr>
  </w:style>
  <w:style w:type="paragraph" w:styleId="Heading7">
    <w:name w:val="heading 7"/>
    <w:basedOn w:val="Heading6"/>
    <w:next w:val="BITSBody"/>
    <w:link w:val="Heading7Char"/>
    <w:autoRedefine/>
    <w:uiPriority w:val="9"/>
    <w:qFormat/>
    <w:rsid w:val="002E5CB7"/>
    <w:pPr>
      <w:numPr>
        <w:ilvl w:val="6"/>
      </w:numPr>
      <w:autoSpaceDE w:val="0"/>
      <w:autoSpaceDN w:val="0"/>
      <w:adjustRightInd w:val="0"/>
      <w:outlineLvl w:val="6"/>
    </w:pPr>
    <w:rPr>
      <w:rFonts w:cs="Arial"/>
      <w:bCs/>
      <w:i w:val="0"/>
      <w:color w:val="000000"/>
      <w:szCs w:val="20"/>
    </w:rPr>
  </w:style>
  <w:style w:type="paragraph" w:styleId="Heading8">
    <w:name w:val="heading 8"/>
    <w:basedOn w:val="Heading7"/>
    <w:next w:val="BITSBody"/>
    <w:link w:val="Heading8Char"/>
    <w:uiPriority w:val="9"/>
    <w:qFormat/>
    <w:rsid w:val="003C329F"/>
    <w:pPr>
      <w:numPr>
        <w:ilvl w:val="7"/>
      </w:numPr>
      <w:outlineLvl w:val="7"/>
    </w:pPr>
    <w:rPr>
      <w:b w:val="0"/>
      <w:bCs w:val="0"/>
      <w:i/>
      <w:iCs w:val="0"/>
      <w:szCs w:val="24"/>
    </w:rPr>
  </w:style>
  <w:style w:type="paragraph" w:styleId="Heading9">
    <w:name w:val="heading 9"/>
    <w:basedOn w:val="Heading8"/>
    <w:next w:val="BITSBody"/>
    <w:link w:val="Heading9Char"/>
    <w:uiPriority w:val="9"/>
    <w:qFormat/>
    <w:rsid w:val="002E5CB7"/>
    <w:pPr>
      <w:numPr>
        <w:ilvl w:val="8"/>
      </w:numPr>
      <w:outlineLvl w:val="8"/>
    </w:pPr>
    <w:rPr>
      <w:rFonts w:cs="Times New Roman"/>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C0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C0A"/>
    <w:rPr>
      <w:rFonts w:ascii="Segoe UI" w:hAnsi="Segoe UI" w:cs="Segoe UI"/>
      <w:sz w:val="18"/>
      <w:szCs w:val="18"/>
    </w:rPr>
  </w:style>
  <w:style w:type="character" w:styleId="Hyperlink">
    <w:name w:val="Hyperlink"/>
    <w:basedOn w:val="DefaultParagraphFont"/>
    <w:uiPriority w:val="99"/>
    <w:unhideWhenUsed/>
    <w:rsid w:val="00313806"/>
    <w:rPr>
      <w:color w:val="0000FF" w:themeColor="hyperlink"/>
      <w:u w:val="single"/>
    </w:rPr>
  </w:style>
  <w:style w:type="paragraph" w:styleId="Header">
    <w:name w:val="header"/>
    <w:basedOn w:val="Normal"/>
    <w:link w:val="HeaderChar"/>
    <w:unhideWhenUsed/>
    <w:rsid w:val="00951C2A"/>
    <w:pPr>
      <w:tabs>
        <w:tab w:val="center" w:pos="4680"/>
        <w:tab w:val="right" w:pos="9360"/>
      </w:tabs>
      <w:spacing w:line="240" w:lineRule="auto"/>
    </w:pPr>
  </w:style>
  <w:style w:type="character" w:customStyle="1" w:styleId="HeaderChar">
    <w:name w:val="Header Char"/>
    <w:basedOn w:val="DefaultParagraphFont"/>
    <w:link w:val="Header"/>
    <w:rsid w:val="00951C2A"/>
  </w:style>
  <w:style w:type="paragraph" w:styleId="Footer">
    <w:name w:val="footer"/>
    <w:basedOn w:val="Normal"/>
    <w:link w:val="FooterChar"/>
    <w:uiPriority w:val="99"/>
    <w:unhideWhenUsed/>
    <w:rsid w:val="00951C2A"/>
    <w:pPr>
      <w:tabs>
        <w:tab w:val="center" w:pos="4680"/>
        <w:tab w:val="right" w:pos="9360"/>
      </w:tabs>
      <w:spacing w:line="240" w:lineRule="auto"/>
    </w:pPr>
  </w:style>
  <w:style w:type="character" w:customStyle="1" w:styleId="FooterChar">
    <w:name w:val="Footer Char"/>
    <w:basedOn w:val="DefaultParagraphFont"/>
    <w:link w:val="Footer"/>
    <w:uiPriority w:val="99"/>
    <w:rsid w:val="00951C2A"/>
  </w:style>
  <w:style w:type="character" w:customStyle="1" w:styleId="Heading1Char">
    <w:name w:val="Heading 1 Char"/>
    <w:aliases w:val="Section Char,QSS Char,QSS Heading 1 Char"/>
    <w:basedOn w:val="DefaultParagraphFont"/>
    <w:link w:val="Heading1"/>
    <w:rsid w:val="008048BA"/>
    <w:rPr>
      <w:rFonts w:ascii="Arial" w:eastAsia="Times New Roman" w:hAnsi="Arial" w:cs="Arial"/>
      <w:b/>
      <w:bCs/>
      <w:iCs/>
      <w:color w:val="FFFFFF" w:themeColor="background1"/>
      <w:kern w:val="32"/>
      <w:sz w:val="28"/>
      <w:szCs w:val="24"/>
      <w:shd w:val="clear" w:color="auto" w:fill="17365D" w:themeFill="text2" w:themeFillShade="BF"/>
    </w:rPr>
  </w:style>
  <w:style w:type="character" w:customStyle="1" w:styleId="Heading2Char">
    <w:name w:val="Heading 2 Char"/>
    <w:basedOn w:val="DefaultParagraphFont"/>
    <w:link w:val="Heading2"/>
    <w:uiPriority w:val="9"/>
    <w:rsid w:val="0030228A"/>
    <w:rPr>
      <w:rFonts w:ascii="Arial" w:eastAsia="Times New Roman" w:hAnsi="Arial" w:cs="Arial"/>
      <w:b/>
      <w:snapToGrid w:val="0"/>
      <w:color w:val="002060"/>
      <w:kern w:val="32"/>
      <w:sz w:val="24"/>
      <w:shd w:val="clear" w:color="auto" w:fill="F2F2F2" w:themeFill="background1" w:themeFillShade="F2"/>
    </w:rPr>
  </w:style>
  <w:style w:type="character" w:customStyle="1" w:styleId="Heading3Char">
    <w:name w:val="Heading 3 Char"/>
    <w:basedOn w:val="DefaultParagraphFont"/>
    <w:link w:val="Heading3"/>
    <w:uiPriority w:val="9"/>
    <w:rsid w:val="00480DCB"/>
    <w:rPr>
      <w:rFonts w:ascii="Arial" w:eastAsia="Times New Roman" w:hAnsi="Arial" w:cs="Arial"/>
      <w:b/>
      <w:iCs/>
      <w:snapToGrid w:val="0"/>
      <w:color w:val="002060"/>
      <w:kern w:val="32"/>
      <w:sz w:val="24"/>
      <w:shd w:val="clear" w:color="auto" w:fill="FFFFFF"/>
    </w:rPr>
  </w:style>
  <w:style w:type="character" w:customStyle="1" w:styleId="Heading4Char">
    <w:name w:val="Heading 4 Char"/>
    <w:basedOn w:val="DefaultParagraphFont"/>
    <w:link w:val="Heading4"/>
    <w:uiPriority w:val="9"/>
    <w:rsid w:val="003C329F"/>
    <w:rPr>
      <w:rFonts w:ascii="Arial" w:eastAsia="Times New Roman" w:hAnsi="Arial" w:cs="Arial"/>
      <w:b/>
      <w:iCs/>
      <w:snapToGrid w:val="0"/>
      <w:color w:val="002060"/>
      <w:kern w:val="32"/>
      <w:sz w:val="24"/>
      <w:shd w:val="clear" w:color="auto" w:fill="FFFFFF"/>
    </w:rPr>
  </w:style>
  <w:style w:type="character" w:customStyle="1" w:styleId="Heading5Char">
    <w:name w:val="Heading 5 Char"/>
    <w:basedOn w:val="DefaultParagraphFont"/>
    <w:link w:val="Heading5"/>
    <w:uiPriority w:val="9"/>
    <w:rsid w:val="002E5CB7"/>
    <w:rPr>
      <w:rFonts w:ascii="Arial" w:eastAsia="Times New Roman" w:hAnsi="Arial" w:cs="Arial"/>
      <w:b/>
      <w:i/>
      <w:iCs/>
      <w:snapToGrid w:val="0"/>
      <w:color w:val="002060"/>
      <w:kern w:val="32"/>
      <w:sz w:val="24"/>
      <w:szCs w:val="20"/>
      <w:shd w:val="clear" w:color="auto" w:fill="FFFFFF"/>
    </w:rPr>
  </w:style>
  <w:style w:type="character" w:customStyle="1" w:styleId="Heading6Char">
    <w:name w:val="Heading 6 Char"/>
    <w:basedOn w:val="DefaultParagraphFont"/>
    <w:link w:val="Heading6"/>
    <w:uiPriority w:val="9"/>
    <w:rsid w:val="002E5CB7"/>
    <w:rPr>
      <w:rFonts w:ascii="Arial" w:eastAsia="Times New Roman" w:hAnsi="Arial" w:cs="Times New Roman"/>
      <w:b/>
      <w:i/>
      <w:iCs/>
      <w:snapToGrid w:val="0"/>
      <w:color w:val="002060"/>
      <w:kern w:val="32"/>
      <w:sz w:val="24"/>
      <w:szCs w:val="24"/>
      <w:shd w:val="clear" w:color="auto" w:fill="FFFFFF"/>
    </w:rPr>
  </w:style>
  <w:style w:type="character" w:customStyle="1" w:styleId="Heading7Char">
    <w:name w:val="Heading 7 Char"/>
    <w:basedOn w:val="DefaultParagraphFont"/>
    <w:link w:val="Heading7"/>
    <w:uiPriority w:val="9"/>
    <w:rsid w:val="002E5CB7"/>
    <w:rPr>
      <w:rFonts w:ascii="Arial" w:eastAsia="Times New Roman" w:hAnsi="Arial" w:cs="Arial"/>
      <w:b/>
      <w:bCs/>
      <w:iCs/>
      <w:snapToGrid w:val="0"/>
      <w:color w:val="000000"/>
      <w:kern w:val="32"/>
      <w:sz w:val="24"/>
      <w:szCs w:val="20"/>
      <w:shd w:val="clear" w:color="auto" w:fill="FFFFFF"/>
    </w:rPr>
  </w:style>
  <w:style w:type="character" w:customStyle="1" w:styleId="Heading8Char">
    <w:name w:val="Heading 8 Char"/>
    <w:basedOn w:val="DefaultParagraphFont"/>
    <w:link w:val="Heading8"/>
    <w:uiPriority w:val="9"/>
    <w:rsid w:val="003C329F"/>
    <w:rPr>
      <w:rFonts w:ascii="Arial" w:eastAsia="Times New Roman" w:hAnsi="Arial" w:cs="Arial"/>
      <w:i/>
      <w:snapToGrid w:val="0"/>
      <w:color w:val="000000"/>
      <w:kern w:val="32"/>
      <w:sz w:val="24"/>
      <w:szCs w:val="24"/>
      <w:shd w:val="clear" w:color="auto" w:fill="FFFFFF"/>
    </w:rPr>
  </w:style>
  <w:style w:type="character" w:customStyle="1" w:styleId="Heading9Char">
    <w:name w:val="Heading 9 Char"/>
    <w:basedOn w:val="DefaultParagraphFont"/>
    <w:link w:val="Heading9"/>
    <w:uiPriority w:val="9"/>
    <w:rsid w:val="002E5CB7"/>
    <w:rPr>
      <w:rFonts w:ascii="Arial" w:eastAsia="Times New Roman" w:hAnsi="Arial" w:cs="Times New Roman"/>
      <w:b/>
      <w:bCs/>
      <w:i/>
      <w:snapToGrid w:val="0"/>
      <w:color w:val="002060"/>
      <w:kern w:val="32"/>
      <w:sz w:val="24"/>
      <w:szCs w:val="24"/>
      <w:shd w:val="clear" w:color="auto" w:fill="FFFFFF"/>
    </w:rPr>
  </w:style>
  <w:style w:type="paragraph" w:customStyle="1" w:styleId="Default">
    <w:name w:val="Default"/>
    <w:rsid w:val="00951C2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ITSBodyNumber">
    <w:name w:val="BITS_Body_Number"/>
    <w:basedOn w:val="BITSBody"/>
    <w:qFormat/>
    <w:rsid w:val="009B6D43"/>
    <w:pPr>
      <w:numPr>
        <w:numId w:val="7"/>
      </w:numPr>
      <w:spacing w:after="80"/>
    </w:pPr>
  </w:style>
  <w:style w:type="paragraph" w:customStyle="1" w:styleId="L1">
    <w:name w:val="L1"/>
    <w:basedOn w:val="Normal"/>
    <w:semiHidden/>
    <w:rsid w:val="00147764"/>
    <w:pPr>
      <w:numPr>
        <w:numId w:val="1"/>
      </w:numPr>
      <w:spacing w:before="60" w:after="60" w:line="260" w:lineRule="exact"/>
    </w:pPr>
    <w:rPr>
      <w:rFonts w:eastAsia="Times New Roman" w:cs="Times New Roman"/>
      <w:szCs w:val="24"/>
    </w:rPr>
  </w:style>
  <w:style w:type="paragraph" w:customStyle="1" w:styleId="l3">
    <w:name w:val="l3"/>
    <w:basedOn w:val="Normal"/>
    <w:semiHidden/>
    <w:rsid w:val="009B6D43"/>
    <w:pPr>
      <w:numPr>
        <w:ilvl w:val="1"/>
        <w:numId w:val="1"/>
      </w:numPr>
      <w:spacing w:before="60" w:after="160" w:line="260" w:lineRule="exact"/>
    </w:pPr>
    <w:rPr>
      <w:rFonts w:eastAsia="Times New Roman" w:cs="Times New Roman"/>
      <w:szCs w:val="24"/>
    </w:rPr>
  </w:style>
  <w:style w:type="numbering" w:customStyle="1" w:styleId="BulletList1">
    <w:name w:val="Bullet List1"/>
    <w:rsid w:val="00147764"/>
    <w:pPr>
      <w:numPr>
        <w:numId w:val="1"/>
      </w:numPr>
    </w:pPr>
  </w:style>
  <w:style w:type="paragraph" w:styleId="TOCHeading">
    <w:name w:val="TOC Heading"/>
    <w:basedOn w:val="Heading1"/>
    <w:next w:val="Normal"/>
    <w:uiPriority w:val="39"/>
    <w:unhideWhenUsed/>
    <w:qFormat/>
    <w:rsid w:val="00485265"/>
    <w:pPr>
      <w:keepLines/>
      <w:numPr>
        <w:numId w:val="0"/>
      </w:numPr>
      <w:pBdr>
        <w:top w:val="none" w:sz="0" w:space="0" w:color="auto"/>
        <w:bottom w:val="none" w:sz="0" w:space="0" w:color="auto"/>
      </w:pBdr>
      <w:shd w:val="clear" w:color="auto" w:fill="auto"/>
      <w:spacing w:before="240" w:line="259" w:lineRule="auto"/>
      <w:outlineLvl w:val="9"/>
    </w:pPr>
    <w:rPr>
      <w:rFonts w:eastAsiaTheme="majorEastAsia" w:cstheme="majorBidi"/>
      <w:bCs w:val="0"/>
      <w:color w:val="002060"/>
      <w:kern w:val="0"/>
      <w:sz w:val="32"/>
      <w:szCs w:val="32"/>
    </w:rPr>
  </w:style>
  <w:style w:type="paragraph" w:styleId="TOC1">
    <w:name w:val="toc 1"/>
    <w:basedOn w:val="Normal"/>
    <w:next w:val="Normal"/>
    <w:autoRedefine/>
    <w:uiPriority w:val="39"/>
    <w:unhideWhenUsed/>
    <w:rsid w:val="00232E28"/>
    <w:pPr>
      <w:tabs>
        <w:tab w:val="left" w:pos="360"/>
        <w:tab w:val="right" w:leader="dot" w:pos="9360"/>
      </w:tabs>
      <w:spacing w:after="80" w:line="240" w:lineRule="auto"/>
    </w:pPr>
    <w:rPr>
      <w:rFonts w:ascii="Arial" w:hAnsi="Arial" w:cs="Arial"/>
      <w:b/>
      <w:noProof/>
      <w:color w:val="002060"/>
      <w:sz w:val="22"/>
      <w:lang w:bidi="en-US"/>
    </w:rPr>
  </w:style>
  <w:style w:type="paragraph" w:styleId="TOC2">
    <w:name w:val="toc 2"/>
    <w:basedOn w:val="Normal"/>
    <w:next w:val="Normal"/>
    <w:autoRedefine/>
    <w:uiPriority w:val="39"/>
    <w:unhideWhenUsed/>
    <w:rsid w:val="00C46F87"/>
    <w:pPr>
      <w:tabs>
        <w:tab w:val="right" w:leader="dot" w:pos="9350"/>
      </w:tabs>
      <w:spacing w:after="40" w:line="240" w:lineRule="auto"/>
      <w:ind w:left="540" w:hanging="540"/>
    </w:pPr>
    <w:rPr>
      <w:rFonts w:ascii="Arial" w:hAnsi="Arial" w:cs="Arial"/>
      <w:i/>
      <w:noProof/>
      <w:sz w:val="22"/>
    </w:rPr>
  </w:style>
  <w:style w:type="paragraph" w:styleId="TOC3">
    <w:name w:val="toc 3"/>
    <w:basedOn w:val="Normal"/>
    <w:next w:val="Normal"/>
    <w:autoRedefine/>
    <w:uiPriority w:val="39"/>
    <w:unhideWhenUsed/>
    <w:rsid w:val="00C46F87"/>
    <w:pPr>
      <w:tabs>
        <w:tab w:val="right" w:leader="dot" w:pos="9350"/>
      </w:tabs>
      <w:spacing w:after="40" w:line="240" w:lineRule="auto"/>
      <w:ind w:left="1260" w:hanging="720"/>
    </w:pPr>
    <w:rPr>
      <w:rFonts w:cs="Times New Roman"/>
      <w:noProof/>
      <w:sz w:val="22"/>
    </w:rPr>
  </w:style>
  <w:style w:type="paragraph" w:customStyle="1" w:styleId="FocusBoxArial10">
    <w:name w:val="Focus Box_Arial10"/>
    <w:basedOn w:val="Normal"/>
    <w:qFormat/>
    <w:rsid w:val="00C530A0"/>
    <w:pPr>
      <w:jc w:val="center"/>
    </w:pPr>
    <w:rPr>
      <w:rFonts w:ascii="Arial" w:hAnsi="Arial" w:cs="Arial"/>
      <w:i/>
      <w:sz w:val="20"/>
      <w:szCs w:val="20"/>
    </w:rPr>
  </w:style>
  <w:style w:type="paragraph" w:customStyle="1" w:styleId="FocusBoxBulletsArial10Italics">
    <w:name w:val="Focus Box_Bullets_Arial10Italics"/>
    <w:basedOn w:val="Normal"/>
    <w:qFormat/>
    <w:rsid w:val="00C530A0"/>
    <w:pPr>
      <w:numPr>
        <w:numId w:val="8"/>
      </w:numPr>
      <w:spacing w:line="240" w:lineRule="auto"/>
    </w:pPr>
    <w:rPr>
      <w:rFonts w:ascii="Arial" w:hAnsi="Arial" w:cs="Arial"/>
      <w:i/>
      <w:sz w:val="20"/>
      <w:szCs w:val="20"/>
    </w:rPr>
  </w:style>
  <w:style w:type="character" w:styleId="CommentReference">
    <w:name w:val="annotation reference"/>
    <w:basedOn w:val="DefaultParagraphFont"/>
    <w:uiPriority w:val="99"/>
    <w:unhideWhenUsed/>
    <w:rsid w:val="009C1C0A"/>
    <w:rPr>
      <w:rFonts w:ascii="Calibri" w:hAnsi="Calibri"/>
      <w:sz w:val="22"/>
      <w:szCs w:val="16"/>
    </w:rPr>
  </w:style>
  <w:style w:type="paragraph" w:styleId="CommentText">
    <w:name w:val="annotation text"/>
    <w:basedOn w:val="Normal"/>
    <w:link w:val="CommentTextChar"/>
    <w:uiPriority w:val="99"/>
    <w:unhideWhenUsed/>
    <w:rsid w:val="000F53B7"/>
    <w:pPr>
      <w:spacing w:after="20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0F53B7"/>
    <w:rPr>
      <w:sz w:val="20"/>
      <w:szCs w:val="20"/>
    </w:rPr>
  </w:style>
  <w:style w:type="table" w:styleId="TableGrid">
    <w:name w:val="Table Grid"/>
    <w:aliases w:val="Table Definitions Grid,Deloitte Table Grid,Table Definitions Grid2,Table Definitions Grid11,Table Definitions Grid3,Table Definitions Grid12,CV table,EY Table"/>
    <w:basedOn w:val="TableNormal"/>
    <w:uiPriority w:val="39"/>
    <w:rsid w:val="000F53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4308DE"/>
    <w:pPr>
      <w:spacing w:after="0"/>
    </w:pPr>
    <w:rPr>
      <w:rFonts w:ascii="Times New Roman" w:hAnsi="Times New Roman"/>
      <w:b/>
      <w:bCs/>
    </w:rPr>
  </w:style>
  <w:style w:type="character" w:customStyle="1" w:styleId="CommentSubjectChar">
    <w:name w:val="Comment Subject Char"/>
    <w:basedOn w:val="CommentTextChar"/>
    <w:link w:val="CommentSubject"/>
    <w:uiPriority w:val="99"/>
    <w:semiHidden/>
    <w:rsid w:val="004308DE"/>
    <w:rPr>
      <w:rFonts w:ascii="Times New Roman" w:hAnsi="Times New Roman"/>
      <w:b/>
      <w:bCs/>
      <w:sz w:val="20"/>
      <w:szCs w:val="20"/>
    </w:rPr>
  </w:style>
  <w:style w:type="paragraph" w:customStyle="1" w:styleId="BITSBodyBullet">
    <w:name w:val="BITS_Body_Bullet"/>
    <w:basedOn w:val="BITSBody"/>
    <w:qFormat/>
    <w:rsid w:val="00E945D3"/>
    <w:pPr>
      <w:numPr>
        <w:numId w:val="6"/>
      </w:numPr>
      <w:spacing w:after="40"/>
      <w:jc w:val="left"/>
    </w:pPr>
  </w:style>
  <w:style w:type="table" w:styleId="TableList3">
    <w:name w:val="Table List 3"/>
    <w:basedOn w:val="TableNormal"/>
    <w:rsid w:val="00E11A70"/>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TableHeadingArial8Ctr">
    <w:name w:val="Table Heading_Arial8_Ctr"/>
    <w:basedOn w:val="BITSBody"/>
    <w:qFormat/>
    <w:rsid w:val="0059427A"/>
    <w:pPr>
      <w:spacing w:before="40" w:after="40"/>
      <w:jc w:val="center"/>
    </w:pPr>
    <w:rPr>
      <w:rFonts w:ascii="Arial" w:hAnsi="Arial"/>
      <w:sz w:val="16"/>
    </w:rPr>
  </w:style>
  <w:style w:type="paragraph" w:customStyle="1" w:styleId="TableTextBullet10Arial">
    <w:name w:val="Table Text_Bullet_10Arial"/>
    <w:basedOn w:val="TableTextBullet8Arial"/>
    <w:qFormat/>
    <w:rsid w:val="0059427A"/>
    <w:pPr>
      <w:numPr>
        <w:numId w:val="5"/>
      </w:numPr>
      <w:spacing w:before="40" w:after="40"/>
    </w:pPr>
    <w:rPr>
      <w:sz w:val="20"/>
    </w:rPr>
  </w:style>
  <w:style w:type="paragraph" w:styleId="TOC4">
    <w:name w:val="toc 4"/>
    <w:basedOn w:val="Normal"/>
    <w:next w:val="Normal"/>
    <w:autoRedefine/>
    <w:uiPriority w:val="39"/>
    <w:unhideWhenUsed/>
    <w:rsid w:val="00C46F87"/>
    <w:pPr>
      <w:tabs>
        <w:tab w:val="right" w:leader="dot" w:pos="9350"/>
      </w:tabs>
      <w:spacing w:after="40"/>
      <w:ind w:left="2160" w:hanging="900"/>
    </w:pPr>
  </w:style>
  <w:style w:type="paragraph" w:styleId="Caption">
    <w:name w:val="caption"/>
    <w:aliases w:val="Tasks,Beschriftung Char2,Beschriftung Char1 Char1,Beschriftung Char Char Char1,Beschriftung Char1 Char Char,Beschriftung Char Char Char Char,Beschriftung Char Char1 Char,Beschriftung Char Char2,Beschriftung Char1 Cha...,Figure Caption,caption,cp"/>
    <w:basedOn w:val="Normal"/>
    <w:next w:val="BITSBody"/>
    <w:link w:val="CaptionChar"/>
    <w:uiPriority w:val="35"/>
    <w:unhideWhenUsed/>
    <w:qFormat/>
    <w:rsid w:val="00047EDD"/>
    <w:pPr>
      <w:suppressAutoHyphens/>
      <w:spacing w:after="120" w:line="240" w:lineRule="auto"/>
      <w:jc w:val="center"/>
    </w:pPr>
    <w:rPr>
      <w:rFonts w:ascii="Arial" w:hAnsi="Arial"/>
      <w:b/>
      <w:i/>
      <w:iCs/>
      <w:color w:val="002060"/>
      <w:sz w:val="20"/>
      <w:szCs w:val="18"/>
    </w:rPr>
  </w:style>
  <w:style w:type="paragraph" w:styleId="TableofFigures">
    <w:name w:val="table of figures"/>
    <w:basedOn w:val="Normal"/>
    <w:next w:val="Normal"/>
    <w:autoRedefine/>
    <w:uiPriority w:val="99"/>
    <w:unhideWhenUsed/>
    <w:rsid w:val="00BB0369"/>
    <w:pPr>
      <w:spacing w:line="240" w:lineRule="auto"/>
    </w:pPr>
    <w:rPr>
      <w:b/>
      <w:i/>
    </w:rPr>
  </w:style>
  <w:style w:type="table" w:customStyle="1" w:styleId="TableDefinitionsGrid121">
    <w:name w:val="Table Definitions Grid121"/>
    <w:basedOn w:val="TableNormal"/>
    <w:next w:val="TableGrid"/>
    <w:uiPriority w:val="59"/>
    <w:rsid w:val="00661A62"/>
    <w:pPr>
      <w:spacing w:after="0" w:line="240" w:lineRule="auto"/>
    </w:pPr>
    <w:rPr>
      <w:rFonts w:ascii="Arial" w:hAnsi="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Arial10Ctr">
    <w:name w:val="Table_Heading_Arial10_Ctr"/>
    <w:basedOn w:val="Normal"/>
    <w:qFormat/>
    <w:rsid w:val="008834B6"/>
    <w:pPr>
      <w:suppressAutoHyphens/>
      <w:adjustRightInd w:val="0"/>
      <w:spacing w:before="40" w:after="40" w:line="240" w:lineRule="auto"/>
      <w:jc w:val="center"/>
      <w:textAlignment w:val="baseline"/>
    </w:pPr>
    <w:rPr>
      <w:rFonts w:ascii="Arial" w:eastAsia="MS Mincho" w:hAnsi="Arial" w:cs="Times New Roman"/>
      <w:iCs/>
      <w:sz w:val="20"/>
      <w:szCs w:val="24"/>
    </w:rPr>
  </w:style>
  <w:style w:type="paragraph" w:customStyle="1" w:styleId="TableTextArial10">
    <w:name w:val="Table Text_Arial 10"/>
    <w:basedOn w:val="Normal"/>
    <w:qFormat/>
    <w:rsid w:val="008834B6"/>
    <w:pPr>
      <w:suppressAutoHyphens/>
      <w:adjustRightInd w:val="0"/>
      <w:spacing w:before="20" w:after="20" w:line="240" w:lineRule="auto"/>
      <w:textAlignment w:val="baseline"/>
    </w:pPr>
    <w:rPr>
      <w:rFonts w:ascii="Arial" w:eastAsia="MS Mincho" w:hAnsi="Arial" w:cs="Times New Roman"/>
      <w:iCs/>
      <w:sz w:val="20"/>
      <w:szCs w:val="24"/>
    </w:rPr>
  </w:style>
  <w:style w:type="paragraph" w:customStyle="1" w:styleId="RFPContent">
    <w:name w:val="RFP Content"/>
    <w:next w:val="BITSBody"/>
    <w:qFormat/>
    <w:rsid w:val="00D602DE"/>
    <w:pPr>
      <w:suppressAutoHyphens/>
      <w:spacing w:after="120" w:line="240" w:lineRule="auto"/>
    </w:pPr>
    <w:rPr>
      <w:rFonts w:ascii="Calibri" w:eastAsia="Times New Roman" w:hAnsi="Calibri" w:cs="Times New Roman"/>
      <w:bCs/>
      <w:color w:val="000000" w:themeColor="text1"/>
      <w:kern w:val="20"/>
      <w:sz w:val="20"/>
      <w:szCs w:val="26"/>
      <w:lang w:bidi="en-US"/>
    </w:rPr>
  </w:style>
  <w:style w:type="paragraph" w:customStyle="1" w:styleId="ThemeStmt">
    <w:name w:val="Theme_Stmt"/>
    <w:basedOn w:val="BITSBody"/>
    <w:next w:val="BITSBody"/>
    <w:qFormat/>
    <w:rsid w:val="00F2498F"/>
    <w:pPr>
      <w:pBdr>
        <w:top w:val="single" w:sz="12" w:space="1" w:color="002060" w:shadow="1"/>
        <w:left w:val="single" w:sz="12" w:space="4" w:color="002060" w:shadow="1"/>
        <w:bottom w:val="single" w:sz="12" w:space="1" w:color="002060" w:shadow="1"/>
        <w:right w:val="single" w:sz="12" w:space="4" w:color="002060" w:shadow="1"/>
      </w:pBdr>
      <w:spacing w:before="40" w:after="40"/>
      <w:jc w:val="left"/>
    </w:pPr>
    <w:rPr>
      <w:rFonts w:ascii="Arial" w:hAnsi="Arial"/>
      <w:i/>
      <w:sz w:val="20"/>
    </w:rPr>
  </w:style>
  <w:style w:type="table" w:styleId="LightList-Accent1">
    <w:name w:val="Light List Accent 1"/>
    <w:basedOn w:val="TableNormal"/>
    <w:uiPriority w:val="61"/>
    <w:rsid w:val="00BC5331"/>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Tasks Char,Beschriftung Char2 Char,Beschriftung Char1 Char1 Char,Beschriftung Char Char Char1 Char,Beschriftung Char1 Char Char Char,Beschriftung Char Char Char Char Char,Beschriftung Char Char1 Char Char,Beschriftung Char Char2 Char"/>
    <w:link w:val="Caption"/>
    <w:uiPriority w:val="35"/>
    <w:locked/>
    <w:rsid w:val="00047EDD"/>
    <w:rPr>
      <w:rFonts w:ascii="Arial" w:hAnsi="Arial"/>
      <w:b/>
      <w:i/>
      <w:iCs/>
      <w:color w:val="002060"/>
      <w:sz w:val="20"/>
      <w:szCs w:val="18"/>
    </w:rPr>
  </w:style>
  <w:style w:type="paragraph" w:customStyle="1" w:styleId="TableText10Arial">
    <w:name w:val="Table Text_10Arial"/>
    <w:basedOn w:val="TableText8Arial"/>
    <w:qFormat/>
    <w:rsid w:val="0059427A"/>
    <w:pPr>
      <w:spacing w:before="40" w:after="40"/>
    </w:pPr>
    <w:rPr>
      <w:sz w:val="20"/>
    </w:rPr>
  </w:style>
  <w:style w:type="paragraph" w:customStyle="1" w:styleId="TableText10ArialCtr">
    <w:name w:val="Table Text_10Arial_Ctr"/>
    <w:basedOn w:val="TableText8ArialCtr"/>
    <w:qFormat/>
    <w:rsid w:val="0059427A"/>
    <w:pPr>
      <w:spacing w:before="40" w:after="40"/>
    </w:pPr>
    <w:rPr>
      <w:sz w:val="20"/>
    </w:rPr>
  </w:style>
  <w:style w:type="character" w:styleId="Emphasis">
    <w:name w:val="Emphasis"/>
    <w:basedOn w:val="DefaultParagraphFont"/>
    <w:uiPriority w:val="20"/>
    <w:qFormat/>
    <w:rsid w:val="00097457"/>
    <w:rPr>
      <w:i/>
      <w:iCs/>
    </w:rPr>
  </w:style>
  <w:style w:type="paragraph" w:styleId="NormalWeb">
    <w:name w:val="Normal (Web)"/>
    <w:basedOn w:val="Normal"/>
    <w:uiPriority w:val="99"/>
    <w:unhideWhenUsed/>
    <w:rsid w:val="00FB0D5E"/>
    <w:pPr>
      <w:spacing w:before="100" w:beforeAutospacing="1" w:after="100" w:afterAutospacing="1" w:line="240" w:lineRule="auto"/>
    </w:pPr>
    <w:rPr>
      <w:rFonts w:eastAsiaTheme="minorEastAsia" w:cs="Times New Roman"/>
      <w:szCs w:val="24"/>
    </w:rPr>
  </w:style>
  <w:style w:type="paragraph" w:customStyle="1" w:styleId="AcroHeadingArial11">
    <w:name w:val="Acro Heading_Arial11"/>
    <w:basedOn w:val="Normal"/>
    <w:qFormat/>
    <w:rsid w:val="00926122"/>
    <w:pPr>
      <w:spacing w:before="40" w:after="40" w:line="240" w:lineRule="auto"/>
      <w:jc w:val="both"/>
    </w:pPr>
    <w:rPr>
      <w:rFonts w:ascii="Arial" w:hAnsi="Arial" w:cs="Arial"/>
      <w:b/>
      <w:color w:val="FFFFFF" w:themeColor="background1"/>
      <w:sz w:val="22"/>
    </w:rPr>
  </w:style>
  <w:style w:type="paragraph" w:customStyle="1" w:styleId="AcroContentTNR12">
    <w:name w:val="Acro Content_TNR12"/>
    <w:basedOn w:val="Normal"/>
    <w:qFormat/>
    <w:rsid w:val="00926122"/>
    <w:pPr>
      <w:spacing w:before="40" w:after="40" w:line="240" w:lineRule="auto"/>
    </w:pPr>
  </w:style>
  <w:style w:type="paragraph" w:customStyle="1" w:styleId="graphicanchor">
    <w:name w:val="graphic_anchor"/>
    <w:next w:val="BITSBody"/>
    <w:qFormat/>
    <w:rsid w:val="00BC4514"/>
    <w:pPr>
      <w:jc w:val="center"/>
    </w:pPr>
    <w:rPr>
      <w:rFonts w:ascii="Times New Roman" w:eastAsia="MS Mincho" w:hAnsi="Times New Roman" w:cs="Times New Roman"/>
      <w:iCs/>
      <w:sz w:val="24"/>
      <w:szCs w:val="24"/>
    </w:rPr>
  </w:style>
  <w:style w:type="paragraph" w:styleId="Revision">
    <w:name w:val="Revision"/>
    <w:hidden/>
    <w:uiPriority w:val="99"/>
    <w:semiHidden/>
    <w:rsid w:val="008927F3"/>
    <w:pPr>
      <w:spacing w:after="0" w:line="240" w:lineRule="auto"/>
    </w:pPr>
    <w:rPr>
      <w:rFonts w:ascii="Times New Roman" w:hAnsi="Times New Roman"/>
      <w:sz w:val="24"/>
    </w:rPr>
  </w:style>
  <w:style w:type="paragraph" w:customStyle="1" w:styleId="TableText8Arial">
    <w:name w:val="Table Text_8 Arial"/>
    <w:qFormat/>
    <w:rsid w:val="00120A68"/>
    <w:pPr>
      <w:spacing w:after="0" w:line="240" w:lineRule="auto"/>
    </w:pPr>
    <w:rPr>
      <w:rFonts w:ascii="Arial" w:eastAsia="MS Mincho" w:hAnsi="Arial" w:cs="Times New Roman"/>
      <w:iCs/>
      <w:sz w:val="16"/>
      <w:szCs w:val="24"/>
    </w:rPr>
  </w:style>
  <w:style w:type="paragraph" w:customStyle="1" w:styleId="TableTextBullet8Arial">
    <w:name w:val="Table Text_Bullet_8Arial"/>
    <w:basedOn w:val="Normal"/>
    <w:qFormat/>
    <w:rsid w:val="00B167C0"/>
    <w:pPr>
      <w:numPr>
        <w:numId w:val="2"/>
      </w:numPr>
      <w:spacing w:before="20" w:after="20" w:line="240" w:lineRule="auto"/>
    </w:pPr>
    <w:rPr>
      <w:rFonts w:ascii="Arial" w:hAnsi="Arial" w:cs="Times New Roman"/>
      <w:sz w:val="16"/>
      <w:szCs w:val="24"/>
    </w:rPr>
  </w:style>
  <w:style w:type="paragraph" w:customStyle="1" w:styleId="TableHeadingArial8">
    <w:name w:val="Table Heading_Arial8"/>
    <w:basedOn w:val="TableHeadingArial10Ctr"/>
    <w:qFormat/>
    <w:rsid w:val="00C67E2C"/>
    <w:pPr>
      <w:framePr w:hSpace="180" w:wrap="around" w:vAnchor="text" w:hAnchor="margin" w:xAlign="right" w:y="216"/>
      <w:spacing w:before="0" w:after="0"/>
    </w:pPr>
    <w:rPr>
      <w:b/>
      <w:sz w:val="16"/>
    </w:rPr>
  </w:style>
  <w:style w:type="paragraph" w:customStyle="1" w:styleId="TableText8ArialCtr">
    <w:name w:val="Table Text_8Arial_Ctr"/>
    <w:basedOn w:val="TableText8Arial"/>
    <w:qFormat/>
    <w:rsid w:val="00250D8E"/>
    <w:pPr>
      <w:jc w:val="center"/>
    </w:pPr>
  </w:style>
  <w:style w:type="paragraph" w:customStyle="1" w:styleId="BITSBody">
    <w:name w:val="BITS_Body"/>
    <w:basedOn w:val="Normal"/>
    <w:link w:val="BITSBodyChar"/>
    <w:qFormat/>
    <w:rsid w:val="008834B6"/>
    <w:pPr>
      <w:suppressAutoHyphens/>
      <w:adjustRightInd w:val="0"/>
      <w:spacing w:after="120" w:line="240" w:lineRule="auto"/>
      <w:jc w:val="both"/>
      <w:textAlignment w:val="baseline"/>
    </w:pPr>
    <w:rPr>
      <w:rFonts w:eastAsia="MS Mincho" w:cs="Times New Roman"/>
      <w:iCs/>
      <w:szCs w:val="24"/>
    </w:rPr>
  </w:style>
  <w:style w:type="paragraph" w:customStyle="1" w:styleId="SideHeadingNoNumber">
    <w:name w:val="SideHeading_NoNumber"/>
    <w:basedOn w:val="Heading2"/>
    <w:qFormat/>
    <w:rsid w:val="008048BA"/>
    <w:pPr>
      <w:numPr>
        <w:ilvl w:val="0"/>
        <w:numId w:val="0"/>
      </w:numPr>
    </w:pPr>
  </w:style>
  <w:style w:type="numbering" w:customStyle="1" w:styleId="Style1">
    <w:name w:val="Style1"/>
    <w:uiPriority w:val="99"/>
    <w:rsid w:val="00BC168D"/>
    <w:pPr>
      <w:numPr>
        <w:numId w:val="3"/>
      </w:numPr>
    </w:pPr>
  </w:style>
  <w:style w:type="numbering" w:customStyle="1" w:styleId="Style2">
    <w:name w:val="Style2"/>
    <w:uiPriority w:val="99"/>
    <w:rsid w:val="007660B7"/>
    <w:pPr>
      <w:numPr>
        <w:numId w:val="4"/>
      </w:numPr>
    </w:pPr>
  </w:style>
  <w:style w:type="numbering" w:customStyle="1" w:styleId="Headings">
    <w:name w:val="Headings"/>
    <w:uiPriority w:val="99"/>
    <w:rsid w:val="008048BA"/>
    <w:pPr>
      <w:numPr>
        <w:numId w:val="9"/>
      </w:numPr>
    </w:pPr>
  </w:style>
  <w:style w:type="paragraph" w:customStyle="1" w:styleId="TitleCenter">
    <w:name w:val="Title_Center"/>
    <w:basedOn w:val="BITSBody"/>
    <w:qFormat/>
    <w:rsid w:val="000635B6"/>
    <w:pPr>
      <w:spacing w:before="60" w:after="360"/>
      <w:jc w:val="center"/>
    </w:pPr>
    <w:rPr>
      <w:rFonts w:ascii="Arial" w:hAnsi="Arial"/>
      <w:b/>
      <w:color w:val="002060"/>
      <w:sz w:val="32"/>
    </w:rPr>
  </w:style>
  <w:style w:type="character" w:customStyle="1" w:styleId="BITSBodyChar">
    <w:name w:val="BITS_Body Char"/>
    <w:basedOn w:val="DefaultParagraphFont"/>
    <w:link w:val="BITSBody"/>
    <w:locked/>
    <w:rsid w:val="000635B6"/>
    <w:rPr>
      <w:rFonts w:ascii="Times New Roman" w:eastAsia="MS Mincho" w:hAnsi="Times New Roman" w:cs="Times New Roman"/>
      <w:iCs/>
      <w:sz w:val="24"/>
      <w:szCs w:val="24"/>
    </w:rPr>
  </w:style>
  <w:style w:type="paragraph" w:styleId="BodyText">
    <w:name w:val="Body Text"/>
    <w:basedOn w:val="Normal"/>
    <w:link w:val="BodyTextChar"/>
    <w:uiPriority w:val="99"/>
    <w:unhideWhenUsed/>
    <w:rsid w:val="00FE3A9F"/>
    <w:pPr>
      <w:spacing w:after="120"/>
    </w:pPr>
    <w:rPr>
      <w:rFonts w:asciiTheme="minorHAnsi" w:hAnsiTheme="minorHAnsi"/>
      <w:sz w:val="22"/>
    </w:rPr>
  </w:style>
  <w:style w:type="character" w:customStyle="1" w:styleId="BodyTextChar">
    <w:name w:val="Body Text Char"/>
    <w:basedOn w:val="DefaultParagraphFont"/>
    <w:link w:val="BodyText"/>
    <w:uiPriority w:val="99"/>
    <w:rsid w:val="00FE3A9F"/>
  </w:style>
  <w:style w:type="paragraph" w:customStyle="1" w:styleId="EYBody">
    <w:name w:val="EY Body"/>
    <w:link w:val="EYBodyChar"/>
    <w:autoRedefine/>
    <w:qFormat/>
    <w:rsid w:val="001B449B"/>
    <w:pPr>
      <w:suppressAutoHyphens/>
      <w:adjustRightInd w:val="0"/>
      <w:spacing w:before="120" w:after="120" w:line="240" w:lineRule="auto"/>
      <w:jc w:val="both"/>
      <w:textAlignment w:val="baseline"/>
    </w:pPr>
    <w:rPr>
      <w:rFonts w:ascii="Arial" w:eastAsia="MS Mincho" w:hAnsi="Arial" w:cs="Arial"/>
      <w:iCs/>
      <w:sz w:val="20"/>
      <w:szCs w:val="20"/>
    </w:rPr>
  </w:style>
  <w:style w:type="character" w:customStyle="1" w:styleId="EYBodyChar">
    <w:name w:val="EY Body Char"/>
    <w:basedOn w:val="DefaultParagraphFont"/>
    <w:link w:val="EYBody"/>
    <w:locked/>
    <w:rsid w:val="001B449B"/>
    <w:rPr>
      <w:rFonts w:ascii="Arial" w:eastAsia="MS Mincho" w:hAnsi="Arial" w:cs="Arial"/>
      <w:iCs/>
      <w:sz w:val="20"/>
      <w:szCs w:val="20"/>
    </w:rPr>
  </w:style>
  <w:style w:type="paragraph" w:customStyle="1" w:styleId="TableHeadingArial10">
    <w:name w:val="Table_Heading_Arial10"/>
    <w:basedOn w:val="Normal"/>
    <w:qFormat/>
    <w:rsid w:val="00F93283"/>
    <w:pPr>
      <w:suppressAutoHyphens/>
      <w:adjustRightInd w:val="0"/>
      <w:spacing w:before="40" w:after="40" w:line="240" w:lineRule="auto"/>
      <w:jc w:val="center"/>
      <w:textAlignment w:val="baseline"/>
    </w:pPr>
    <w:rPr>
      <w:rFonts w:ascii="Arial" w:eastAsia="MS Mincho" w:hAnsi="Arial" w:cs="Times New Roman"/>
      <w:b/>
      <w:iCs/>
      <w:sz w:val="20"/>
      <w:szCs w:val="24"/>
    </w:rPr>
  </w:style>
  <w:style w:type="paragraph" w:customStyle="1" w:styleId="EYBullet">
    <w:name w:val="EY Bullet"/>
    <w:basedOn w:val="Normal"/>
    <w:next w:val="Normal"/>
    <w:qFormat/>
    <w:rsid w:val="00F93283"/>
    <w:pPr>
      <w:spacing w:before="80" w:after="40" w:line="240" w:lineRule="auto"/>
      <w:ind w:left="720" w:hanging="360"/>
      <w:jc w:val="both"/>
    </w:pPr>
    <w:rPr>
      <w:rFonts w:cs="Times New Roman"/>
      <w:szCs w:val="24"/>
    </w:rPr>
  </w:style>
  <w:style w:type="paragraph" w:customStyle="1" w:styleId="TableTextBulletArial10">
    <w:name w:val="Table Text_Bullet_Arial 10"/>
    <w:basedOn w:val="EYBullet"/>
    <w:qFormat/>
    <w:rsid w:val="00F93283"/>
    <w:pPr>
      <w:spacing w:before="20" w:after="20"/>
    </w:pPr>
    <w:rPr>
      <w:rFonts w:ascii="Arial" w:hAnsi="Arial"/>
      <w:sz w:val="20"/>
    </w:rPr>
  </w:style>
  <w:style w:type="paragraph" w:customStyle="1" w:styleId="SideHeading">
    <w:name w:val="Side_Heading"/>
    <w:basedOn w:val="BITSBody"/>
    <w:qFormat/>
    <w:rsid w:val="00F93283"/>
    <w:rPr>
      <w:rFonts w:ascii="Arial" w:hAnsi="Arial" w:cs="Arial"/>
      <w:b/>
      <w:i/>
      <w:noProof/>
      <w:color w:val="002060"/>
      <w:sz w:val="22"/>
      <w:szCs w:val="22"/>
    </w:rPr>
  </w:style>
  <w:style w:type="paragraph" w:customStyle="1" w:styleId="ActionCaption">
    <w:name w:val="ActionCaption"/>
    <w:basedOn w:val="BITSBody"/>
    <w:next w:val="BITSBody"/>
    <w:qFormat/>
    <w:rsid w:val="00F93283"/>
    <w:pPr>
      <w:spacing w:after="0"/>
      <w:jc w:val="center"/>
    </w:pPr>
    <w:rPr>
      <w:i/>
      <w:sz w:val="18"/>
    </w:rPr>
  </w:style>
  <w:style w:type="paragraph" w:customStyle="1" w:styleId="spacer">
    <w:name w:val="spacer"/>
    <w:basedOn w:val="BITSBody"/>
    <w:qFormat/>
    <w:rsid w:val="00F93283"/>
    <w:pPr>
      <w:spacing w:after="0"/>
    </w:pPr>
    <w:rPr>
      <w:sz w:val="12"/>
    </w:rPr>
  </w:style>
  <w:style w:type="paragraph" w:customStyle="1" w:styleId="PSITableBullet2">
    <w:name w:val="PSI Table Bullet 2"/>
    <w:basedOn w:val="Normal"/>
    <w:autoRedefine/>
    <w:rsid w:val="00F93283"/>
    <w:pPr>
      <w:framePr w:hSpace="180" w:wrap="around" w:vAnchor="text" w:hAnchor="text"/>
      <w:numPr>
        <w:numId w:val="10"/>
      </w:numPr>
      <w:tabs>
        <w:tab w:val="left" w:pos="270"/>
      </w:tabs>
      <w:spacing w:beforeLines="40" w:before="40" w:afterLines="40" w:after="120" w:line="240" w:lineRule="auto"/>
      <w:ind w:left="360"/>
    </w:pPr>
    <w:rPr>
      <w:rFonts w:eastAsia="Times New Roman" w:cs="Times New Roman"/>
      <w:color w:val="000000"/>
      <w:szCs w:val="24"/>
    </w:rPr>
  </w:style>
  <w:style w:type="character" w:customStyle="1" w:styleId="apple-converted-space">
    <w:name w:val="apple-converted-space"/>
    <w:basedOn w:val="DefaultParagraphFont"/>
    <w:rsid w:val="00F93283"/>
  </w:style>
  <w:style w:type="paragraph" w:styleId="ListParagraph">
    <w:name w:val="List Paragraph"/>
    <w:basedOn w:val="Normal"/>
    <w:link w:val="ListParagraphChar"/>
    <w:uiPriority w:val="34"/>
    <w:qFormat/>
    <w:rsid w:val="00F93283"/>
    <w:pPr>
      <w:spacing w:line="240" w:lineRule="auto"/>
      <w:ind w:left="720"/>
      <w:contextualSpacing/>
    </w:pPr>
    <w:rPr>
      <w:rFonts w:ascii="Garamond" w:eastAsia="Times New Roman" w:hAnsi="Garamond" w:cs="Arial"/>
      <w:sz w:val="22"/>
      <w:szCs w:val="20"/>
    </w:rPr>
  </w:style>
  <w:style w:type="character" w:customStyle="1" w:styleId="ListParagraphChar">
    <w:name w:val="List Paragraph Char"/>
    <w:basedOn w:val="DefaultParagraphFont"/>
    <w:link w:val="ListParagraph"/>
    <w:uiPriority w:val="34"/>
    <w:locked/>
    <w:rsid w:val="00F93283"/>
    <w:rPr>
      <w:rFonts w:ascii="Garamond" w:eastAsia="Times New Roman" w:hAnsi="Garamond" w:cs="Arial"/>
      <w:szCs w:val="20"/>
    </w:rPr>
  </w:style>
  <w:style w:type="numbering" w:customStyle="1" w:styleId="BAH">
    <w:name w:val="BAH"/>
    <w:rsid w:val="00F93283"/>
    <w:pPr>
      <w:numPr>
        <w:numId w:val="11"/>
      </w:numPr>
    </w:pPr>
  </w:style>
  <w:style w:type="paragraph" w:customStyle="1" w:styleId="Achievement">
    <w:name w:val="Achievement"/>
    <w:basedOn w:val="Normal"/>
    <w:link w:val="AchievementChar"/>
    <w:rsid w:val="00F93283"/>
    <w:pPr>
      <w:numPr>
        <w:numId w:val="11"/>
      </w:numPr>
      <w:spacing w:after="60" w:line="240" w:lineRule="atLeast"/>
      <w:jc w:val="both"/>
    </w:pPr>
    <w:rPr>
      <w:rFonts w:ascii="Garamond" w:eastAsia="Times New Roman" w:hAnsi="Garamond" w:cs="Times New Roman"/>
      <w:sz w:val="22"/>
      <w:szCs w:val="20"/>
    </w:rPr>
  </w:style>
  <w:style w:type="paragraph" w:customStyle="1" w:styleId="Level1">
    <w:name w:val="Level 1"/>
    <w:basedOn w:val="Normal"/>
    <w:rsid w:val="00F93283"/>
    <w:pPr>
      <w:widowControl w:val="0"/>
      <w:tabs>
        <w:tab w:val="left" w:pos="-1440"/>
      </w:tabs>
      <w:spacing w:line="240" w:lineRule="auto"/>
      <w:ind w:left="1710" w:hanging="270"/>
    </w:pPr>
    <w:rPr>
      <w:rFonts w:eastAsia="Times New Roman" w:cs="Times New Roman"/>
      <w:snapToGrid w:val="0"/>
      <w:szCs w:val="20"/>
    </w:rPr>
  </w:style>
  <w:style w:type="paragraph" w:styleId="PlainText">
    <w:name w:val="Plain Text"/>
    <w:basedOn w:val="Normal"/>
    <w:link w:val="PlainTextChar"/>
    <w:uiPriority w:val="99"/>
    <w:rsid w:val="00F93283"/>
    <w:pPr>
      <w:spacing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F93283"/>
    <w:rPr>
      <w:rFonts w:ascii="Courier New" w:eastAsia="Times New Roman" w:hAnsi="Courier New" w:cs="Times New Roman"/>
      <w:sz w:val="20"/>
      <w:szCs w:val="20"/>
    </w:rPr>
  </w:style>
  <w:style w:type="character" w:customStyle="1" w:styleId="s21">
    <w:name w:val="s21"/>
    <w:basedOn w:val="DefaultParagraphFont"/>
    <w:rsid w:val="00F93283"/>
  </w:style>
  <w:style w:type="character" w:customStyle="1" w:styleId="s22">
    <w:name w:val="s22"/>
    <w:basedOn w:val="DefaultParagraphFont"/>
    <w:rsid w:val="00F93283"/>
  </w:style>
  <w:style w:type="paragraph" w:customStyle="1" w:styleId="paragraph">
    <w:name w:val="paragraph"/>
    <w:basedOn w:val="Normal"/>
    <w:rsid w:val="00F93283"/>
    <w:pPr>
      <w:spacing w:line="240" w:lineRule="auto"/>
    </w:pPr>
    <w:rPr>
      <w:rFonts w:eastAsia="Times New Roman" w:cs="Times New Roman"/>
      <w:szCs w:val="24"/>
    </w:rPr>
  </w:style>
  <w:style w:type="character" w:customStyle="1" w:styleId="spellingerror">
    <w:name w:val="spellingerror"/>
    <w:basedOn w:val="DefaultParagraphFont"/>
    <w:rsid w:val="00F93283"/>
  </w:style>
  <w:style w:type="character" w:customStyle="1" w:styleId="normaltextrun">
    <w:name w:val="normaltextrun"/>
    <w:basedOn w:val="DefaultParagraphFont"/>
    <w:rsid w:val="00F93283"/>
  </w:style>
  <w:style w:type="character" w:customStyle="1" w:styleId="scx109041822">
    <w:name w:val="scx109041822"/>
    <w:basedOn w:val="DefaultParagraphFont"/>
    <w:rsid w:val="00F93283"/>
  </w:style>
  <w:style w:type="character" w:customStyle="1" w:styleId="eop">
    <w:name w:val="eop"/>
    <w:basedOn w:val="DefaultParagraphFont"/>
    <w:rsid w:val="00F93283"/>
  </w:style>
  <w:style w:type="paragraph" w:customStyle="1" w:styleId="SectionHeading">
    <w:name w:val="Section Heading"/>
    <w:basedOn w:val="Heading1"/>
    <w:next w:val="Normal"/>
    <w:qFormat/>
    <w:rsid w:val="00F93283"/>
    <w:pPr>
      <w:keepLines/>
      <w:numPr>
        <w:numId w:val="0"/>
      </w:numPr>
      <w:pBdr>
        <w:top w:val="none" w:sz="0" w:space="0" w:color="auto"/>
        <w:bottom w:val="none" w:sz="0" w:space="0" w:color="auto"/>
      </w:pBdr>
      <w:shd w:val="clear" w:color="auto" w:fill="auto"/>
    </w:pPr>
    <w:rPr>
      <w:rFonts w:ascii="Times New Roman" w:eastAsiaTheme="majorEastAsia" w:hAnsi="Times New Roman" w:cstheme="majorBidi"/>
      <w:b w:val="0"/>
      <w:bCs w:val="0"/>
      <w:i/>
      <w:color w:val="0C1663"/>
      <w:kern w:val="0"/>
      <w:u w:val="single"/>
    </w:rPr>
  </w:style>
  <w:style w:type="paragraph" w:customStyle="1" w:styleId="PersonalName">
    <w:name w:val="Personal Name"/>
    <w:basedOn w:val="Title"/>
    <w:qFormat/>
    <w:rsid w:val="00F93283"/>
    <w:pPr>
      <w:spacing w:after="60"/>
    </w:pPr>
    <w:rPr>
      <w:rFonts w:ascii="Times New Roman" w:hAnsi="Times New Roman"/>
      <w:caps/>
      <w:color w:val="0C1663"/>
      <w:spacing w:val="-20"/>
      <w:sz w:val="32"/>
      <w:szCs w:val="52"/>
    </w:rPr>
  </w:style>
  <w:style w:type="paragraph" w:customStyle="1" w:styleId="MicroHealthBullet1">
    <w:name w:val="MicroHealth Bullet 1"/>
    <w:basedOn w:val="ListParagraph"/>
    <w:qFormat/>
    <w:rsid w:val="00F93283"/>
    <w:pPr>
      <w:spacing w:after="60"/>
      <w:ind w:hanging="360"/>
      <w:jc w:val="both"/>
    </w:pPr>
    <w:rPr>
      <w:rFonts w:ascii="Times New Roman" w:eastAsiaTheme="minorHAnsi" w:hAnsi="Times New Roman" w:cs="Times New Roman"/>
      <w:sz w:val="24"/>
      <w:szCs w:val="22"/>
      <w:lang w:bidi="en-US"/>
    </w:rPr>
  </w:style>
  <w:style w:type="paragraph" w:customStyle="1" w:styleId="MicroHealthBullet2">
    <w:name w:val="MicroHealth Bullet 2"/>
    <w:basedOn w:val="Normal"/>
    <w:autoRedefine/>
    <w:qFormat/>
    <w:rsid w:val="00F93283"/>
    <w:pPr>
      <w:tabs>
        <w:tab w:val="num" w:pos="1116"/>
      </w:tabs>
      <w:spacing w:line="240" w:lineRule="auto"/>
      <w:ind w:left="1116" w:hanging="576"/>
      <w:jc w:val="both"/>
    </w:pPr>
    <w:rPr>
      <w:rFonts w:eastAsia="Times New Roman" w:cs="Times New Roman"/>
      <w:szCs w:val="24"/>
      <w:lang w:bidi="en-US"/>
    </w:rPr>
  </w:style>
  <w:style w:type="paragraph" w:customStyle="1" w:styleId="MicroHealthTableBullet1">
    <w:name w:val="MicroHealth Table Bullet 1"/>
    <w:basedOn w:val="MicroHealthBullet1"/>
    <w:qFormat/>
    <w:rsid w:val="00F93283"/>
    <w:pPr>
      <w:ind w:left="360"/>
    </w:pPr>
    <w:rPr>
      <w:rFonts w:cs="Arial"/>
      <w:szCs w:val="20"/>
    </w:rPr>
  </w:style>
  <w:style w:type="paragraph" w:customStyle="1" w:styleId="MicroHealthSubheading">
    <w:name w:val="MicroHealth Subheading"/>
    <w:basedOn w:val="Normal"/>
    <w:qFormat/>
    <w:rsid w:val="00F93283"/>
    <w:pPr>
      <w:spacing w:before="60" w:line="240" w:lineRule="auto"/>
    </w:pPr>
    <w:rPr>
      <w:b/>
      <w:color w:val="002060"/>
    </w:rPr>
  </w:style>
  <w:style w:type="paragraph" w:customStyle="1" w:styleId="MicroHealthEmphasis">
    <w:name w:val="MicroHealth Emphasis"/>
    <w:basedOn w:val="Normal"/>
    <w:qFormat/>
    <w:rsid w:val="00F93283"/>
    <w:pPr>
      <w:spacing w:line="240" w:lineRule="auto"/>
    </w:pPr>
    <w:rPr>
      <w:b/>
      <w:i/>
      <w:color w:val="002060"/>
    </w:rPr>
  </w:style>
  <w:style w:type="character" w:customStyle="1" w:styleId="text">
    <w:name w:val="text"/>
    <w:basedOn w:val="DefaultParagraphFont"/>
    <w:rsid w:val="00F93283"/>
  </w:style>
  <w:style w:type="paragraph" w:styleId="Title">
    <w:name w:val="Title"/>
    <w:basedOn w:val="Normal"/>
    <w:next w:val="Normal"/>
    <w:link w:val="TitleChar"/>
    <w:uiPriority w:val="10"/>
    <w:rsid w:val="00F932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28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rsid w:val="00F93283"/>
    <w:rPr>
      <w:color w:val="808080"/>
    </w:rPr>
  </w:style>
  <w:style w:type="character" w:customStyle="1" w:styleId="AchievementChar">
    <w:name w:val="Achievement Char"/>
    <w:basedOn w:val="DefaultParagraphFont"/>
    <w:link w:val="Achievement"/>
    <w:locked/>
    <w:rsid w:val="00F93283"/>
    <w:rPr>
      <w:rFonts w:ascii="Garamond" w:eastAsia="Times New Roman" w:hAnsi="Garamond" w:cs="Times New Roman"/>
      <w:szCs w:val="20"/>
    </w:rPr>
  </w:style>
  <w:style w:type="character" w:customStyle="1" w:styleId="bulletsforreChar">
    <w:name w:val="bullets for re Char"/>
    <w:basedOn w:val="AchievementChar"/>
    <w:link w:val="bulletsforre"/>
    <w:locked/>
    <w:rsid w:val="00F93283"/>
    <w:rPr>
      <w:rFonts w:ascii="Garamond" w:eastAsia="Times New Roman" w:hAnsi="Garamond" w:cs="Times New Roman"/>
      <w:szCs w:val="20"/>
    </w:rPr>
  </w:style>
  <w:style w:type="paragraph" w:customStyle="1" w:styleId="bulletsforre">
    <w:name w:val="bullets for re"/>
    <w:basedOn w:val="Achievement"/>
    <w:link w:val="bulletsforreChar"/>
    <w:qFormat/>
    <w:rsid w:val="00F93283"/>
    <w:pPr>
      <w:numPr>
        <w:numId w:val="12"/>
      </w:numPr>
      <w:spacing w:after="0" w:line="240" w:lineRule="auto"/>
      <w:jc w:val="left"/>
    </w:pPr>
  </w:style>
  <w:style w:type="character" w:customStyle="1" w:styleId="subbulletreChar">
    <w:name w:val="sub bullet re Char"/>
    <w:basedOn w:val="AchievementChar"/>
    <w:link w:val="subbulletre"/>
    <w:locked/>
    <w:rsid w:val="00F93283"/>
    <w:rPr>
      <w:rFonts w:ascii="Garamond" w:eastAsia="Times New Roman" w:hAnsi="Garamond" w:cs="Times New Roman"/>
      <w:szCs w:val="20"/>
    </w:rPr>
  </w:style>
  <w:style w:type="paragraph" w:customStyle="1" w:styleId="subbulletre">
    <w:name w:val="sub bullet re"/>
    <w:basedOn w:val="Achievement"/>
    <w:link w:val="subbulletreChar"/>
    <w:qFormat/>
    <w:rsid w:val="00F93283"/>
    <w:pPr>
      <w:numPr>
        <w:numId w:val="0"/>
      </w:numPr>
      <w:spacing w:after="0" w:line="240" w:lineRule="auto"/>
      <w:jc w:val="left"/>
    </w:pPr>
  </w:style>
  <w:style w:type="character" w:customStyle="1" w:styleId="resumeIIChar">
    <w:name w:val="resume II Char"/>
    <w:basedOn w:val="DefaultParagraphFont"/>
    <w:link w:val="resumeII"/>
    <w:locked/>
    <w:rsid w:val="00F93283"/>
    <w:rPr>
      <w:rFonts w:ascii="Times New Roman" w:eastAsiaTheme="majorEastAsia" w:hAnsi="Times New Roman" w:cs="Times New Roman"/>
      <w:bCs/>
      <w:w w:val="105"/>
      <w:lang w:eastAsia="ja-JP"/>
    </w:rPr>
  </w:style>
  <w:style w:type="paragraph" w:customStyle="1" w:styleId="resumeII">
    <w:name w:val="resume II"/>
    <w:basedOn w:val="Normal"/>
    <w:link w:val="resumeIIChar"/>
    <w:qFormat/>
    <w:rsid w:val="00F93283"/>
    <w:pPr>
      <w:tabs>
        <w:tab w:val="left" w:pos="13500"/>
      </w:tabs>
      <w:adjustRightInd w:val="0"/>
      <w:spacing w:before="120" w:after="240" w:line="240" w:lineRule="auto"/>
    </w:pPr>
    <w:rPr>
      <w:rFonts w:eastAsiaTheme="majorEastAsia" w:cs="Times New Roman"/>
      <w:bCs/>
      <w:w w:val="105"/>
      <w:sz w:val="22"/>
      <w:lang w:eastAsia="ja-JP"/>
    </w:rPr>
  </w:style>
  <w:style w:type="paragraph" w:customStyle="1" w:styleId="ResumeHeading">
    <w:name w:val="Resume_Heading"/>
    <w:basedOn w:val="Heading2"/>
    <w:qFormat/>
    <w:rsid w:val="00F93283"/>
    <w:pPr>
      <w:numPr>
        <w:ilvl w:val="0"/>
        <w:numId w:val="0"/>
      </w:numPr>
      <w:tabs>
        <w:tab w:val="right" w:pos="9360"/>
      </w:tabs>
      <w:spacing w:before="40" w:after="40"/>
      <w:ind w:left="576" w:right="-58" w:hanging="576"/>
    </w:pPr>
    <w:rPr>
      <w:iCs/>
      <w:snapToGrid/>
      <w:color w:val="17365D" w:themeColor="text2" w:themeShade="BF"/>
    </w:rPr>
  </w:style>
  <w:style w:type="paragraph" w:customStyle="1" w:styleId="ResumeContent">
    <w:name w:val="Resume_Content"/>
    <w:qFormat/>
    <w:rsid w:val="00F93283"/>
    <w:pPr>
      <w:spacing w:before="40" w:after="40" w:line="240" w:lineRule="auto"/>
      <w:jc w:val="both"/>
    </w:pPr>
    <w:rPr>
      <w:rFonts w:ascii="Times New Roman" w:eastAsia="MS Mincho" w:hAnsi="Times New Roman" w:cs="Arial"/>
      <w:iCs/>
      <w:szCs w:val="20"/>
    </w:rPr>
  </w:style>
  <w:style w:type="paragraph" w:customStyle="1" w:styleId="ResumeBullet">
    <w:name w:val="Resume_Bullet"/>
    <w:qFormat/>
    <w:rsid w:val="00F93283"/>
    <w:pPr>
      <w:spacing w:before="40" w:after="40" w:line="240" w:lineRule="auto"/>
      <w:ind w:left="720" w:hanging="360"/>
    </w:pPr>
    <w:rPr>
      <w:rFonts w:ascii="Times New Roman" w:hAnsi="Times New Roman" w:cs="Times New Roman"/>
      <w:szCs w:val="24"/>
    </w:rPr>
  </w:style>
  <w:style w:type="paragraph" w:customStyle="1" w:styleId="ProofContent">
    <w:name w:val="Proof_Content"/>
    <w:basedOn w:val="BITSBody"/>
    <w:qFormat/>
    <w:rsid w:val="00445AD1"/>
    <w:pPr>
      <w:spacing w:after="80"/>
      <w:ind w:left="29" w:right="29"/>
    </w:pPr>
    <w:rPr>
      <w:rFonts w:cs="Arial"/>
      <w:i/>
      <w:sz w:val="22"/>
      <w:szCs w:val="22"/>
    </w:rPr>
  </w:style>
  <w:style w:type="paragraph" w:customStyle="1" w:styleId="MainHeadingNoNumber">
    <w:name w:val="MainHeading_NoNumber"/>
    <w:basedOn w:val="Heading1"/>
    <w:link w:val="MainHeadingNoNumberChar"/>
    <w:qFormat/>
    <w:rsid w:val="00445AD1"/>
    <w:pPr>
      <w:numPr>
        <w:numId w:val="0"/>
      </w:numPr>
      <w:pBdr>
        <w:bottom w:val="single" w:sz="4" w:space="0" w:color="244061" w:themeColor="accent1" w:themeShade="80"/>
      </w:pBdr>
    </w:pPr>
  </w:style>
  <w:style w:type="character" w:customStyle="1" w:styleId="MainHeadingNoNumberChar">
    <w:name w:val="MainHeading_NoNumber Char"/>
    <w:basedOn w:val="Heading1Char"/>
    <w:link w:val="MainHeadingNoNumber"/>
    <w:rsid w:val="00445AD1"/>
    <w:rPr>
      <w:rFonts w:ascii="Arial" w:eastAsia="Times New Roman" w:hAnsi="Arial" w:cs="Arial"/>
      <w:b/>
      <w:bCs/>
      <w:iCs/>
      <w:color w:val="FFFFFF" w:themeColor="background1"/>
      <w:kern w:val="32"/>
      <w:sz w:val="28"/>
      <w:szCs w:val="24"/>
      <w:shd w:val="clear" w:color="auto" w:fill="17365D" w:themeFill="text2" w:themeFillShade="BF"/>
    </w:rPr>
  </w:style>
  <w:style w:type="table" w:customStyle="1" w:styleId="TableDefinitionsGrid124">
    <w:name w:val="Table Definitions Grid124"/>
    <w:basedOn w:val="TableNormal"/>
    <w:next w:val="TableGrid"/>
    <w:uiPriority w:val="39"/>
    <w:rsid w:val="00445A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autoRedefine/>
    <w:qFormat/>
    <w:rsid w:val="00445AD1"/>
    <w:pPr>
      <w:spacing w:line="240" w:lineRule="auto"/>
      <w:jc w:val="center"/>
    </w:pPr>
    <w:rPr>
      <w:rFonts w:eastAsia="Times New Roman" w:cs="Arial"/>
      <w:b/>
      <w:bCs/>
      <w:smallCaps/>
      <w:color w:val="1F497D" w:themeColor="text2"/>
      <w:sz w:val="16"/>
      <w:szCs w:val="24"/>
    </w:rPr>
  </w:style>
  <w:style w:type="character" w:customStyle="1" w:styleId="SubtitleChar">
    <w:name w:val="Subtitle Char"/>
    <w:basedOn w:val="DefaultParagraphFont"/>
    <w:link w:val="Subtitle"/>
    <w:rsid w:val="00445AD1"/>
    <w:rPr>
      <w:rFonts w:ascii="Times New Roman" w:eastAsia="Times New Roman" w:hAnsi="Times New Roman" w:cs="Arial"/>
      <w:b/>
      <w:bCs/>
      <w:smallCaps/>
      <w:color w:val="1F497D" w:themeColor="text2"/>
      <w:sz w:val="16"/>
      <w:szCs w:val="24"/>
    </w:rPr>
  </w:style>
  <w:style w:type="paragraph" w:customStyle="1" w:styleId="ResumeHeader">
    <w:name w:val="Resume_Header"/>
    <w:basedOn w:val="SideHeadingNoNumber"/>
    <w:qFormat/>
    <w:rsid w:val="00445AD1"/>
    <w:pPr>
      <w:tabs>
        <w:tab w:val="right" w:pos="9360"/>
      </w:tabs>
      <w:jc w:val="both"/>
    </w:pPr>
  </w:style>
  <w:style w:type="paragraph" w:customStyle="1" w:styleId="ResumeBullet0">
    <w:name w:val="Resume_ Bullet"/>
    <w:basedOn w:val="ResumeContent"/>
    <w:qFormat/>
    <w:rsid w:val="00445AD1"/>
    <w:pPr>
      <w:suppressAutoHyphens/>
      <w:adjustRightInd w:val="0"/>
      <w:ind w:left="720" w:hanging="360"/>
      <w:textAlignment w:val="baseline"/>
    </w:pPr>
    <w:rPr>
      <w:rFonts w:cs="Times New Roman"/>
      <w:szCs w:val="24"/>
      <w:lang w:eastAsia="ja-JP"/>
    </w:rPr>
  </w:style>
  <w:style w:type="table" w:customStyle="1" w:styleId="EYTable3">
    <w:name w:val="EY Table3"/>
    <w:basedOn w:val="TableNormal"/>
    <w:next w:val="TableGrid"/>
    <w:uiPriority w:val="39"/>
    <w:rsid w:val="00445A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D04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94906">
      <w:bodyDiv w:val="1"/>
      <w:marLeft w:val="0"/>
      <w:marRight w:val="0"/>
      <w:marTop w:val="0"/>
      <w:marBottom w:val="0"/>
      <w:divBdr>
        <w:top w:val="none" w:sz="0" w:space="0" w:color="auto"/>
        <w:left w:val="none" w:sz="0" w:space="0" w:color="auto"/>
        <w:bottom w:val="none" w:sz="0" w:space="0" w:color="auto"/>
        <w:right w:val="none" w:sz="0" w:space="0" w:color="auto"/>
      </w:divBdr>
    </w:div>
    <w:div w:id="164709423">
      <w:bodyDiv w:val="1"/>
      <w:marLeft w:val="0"/>
      <w:marRight w:val="0"/>
      <w:marTop w:val="0"/>
      <w:marBottom w:val="0"/>
      <w:divBdr>
        <w:top w:val="none" w:sz="0" w:space="0" w:color="auto"/>
        <w:left w:val="none" w:sz="0" w:space="0" w:color="auto"/>
        <w:bottom w:val="none" w:sz="0" w:space="0" w:color="auto"/>
        <w:right w:val="none" w:sz="0" w:space="0" w:color="auto"/>
      </w:divBdr>
      <w:divsChild>
        <w:div w:id="1495031914">
          <w:marLeft w:val="274"/>
          <w:marRight w:val="0"/>
          <w:marTop w:val="118"/>
          <w:marBottom w:val="0"/>
          <w:divBdr>
            <w:top w:val="none" w:sz="0" w:space="0" w:color="auto"/>
            <w:left w:val="none" w:sz="0" w:space="0" w:color="auto"/>
            <w:bottom w:val="none" w:sz="0" w:space="0" w:color="auto"/>
            <w:right w:val="none" w:sz="0" w:space="0" w:color="auto"/>
          </w:divBdr>
        </w:div>
        <w:div w:id="949580675">
          <w:marLeft w:val="274"/>
          <w:marRight w:val="0"/>
          <w:marTop w:val="118"/>
          <w:marBottom w:val="0"/>
          <w:divBdr>
            <w:top w:val="none" w:sz="0" w:space="0" w:color="auto"/>
            <w:left w:val="none" w:sz="0" w:space="0" w:color="auto"/>
            <w:bottom w:val="none" w:sz="0" w:space="0" w:color="auto"/>
            <w:right w:val="none" w:sz="0" w:space="0" w:color="auto"/>
          </w:divBdr>
        </w:div>
      </w:divsChild>
    </w:div>
    <w:div w:id="402337460">
      <w:bodyDiv w:val="1"/>
      <w:marLeft w:val="0"/>
      <w:marRight w:val="0"/>
      <w:marTop w:val="0"/>
      <w:marBottom w:val="0"/>
      <w:divBdr>
        <w:top w:val="none" w:sz="0" w:space="0" w:color="auto"/>
        <w:left w:val="none" w:sz="0" w:space="0" w:color="auto"/>
        <w:bottom w:val="none" w:sz="0" w:space="0" w:color="auto"/>
        <w:right w:val="none" w:sz="0" w:space="0" w:color="auto"/>
      </w:divBdr>
      <w:divsChild>
        <w:div w:id="1696661695">
          <w:marLeft w:val="576"/>
          <w:marRight w:val="0"/>
          <w:marTop w:val="80"/>
          <w:marBottom w:val="0"/>
          <w:divBdr>
            <w:top w:val="none" w:sz="0" w:space="0" w:color="auto"/>
            <w:left w:val="none" w:sz="0" w:space="0" w:color="auto"/>
            <w:bottom w:val="none" w:sz="0" w:space="0" w:color="auto"/>
            <w:right w:val="none" w:sz="0" w:space="0" w:color="auto"/>
          </w:divBdr>
        </w:div>
      </w:divsChild>
    </w:div>
    <w:div w:id="457988600">
      <w:bodyDiv w:val="1"/>
      <w:marLeft w:val="0"/>
      <w:marRight w:val="0"/>
      <w:marTop w:val="0"/>
      <w:marBottom w:val="0"/>
      <w:divBdr>
        <w:top w:val="none" w:sz="0" w:space="0" w:color="auto"/>
        <w:left w:val="none" w:sz="0" w:space="0" w:color="auto"/>
        <w:bottom w:val="none" w:sz="0" w:space="0" w:color="auto"/>
        <w:right w:val="none" w:sz="0" w:space="0" w:color="auto"/>
      </w:divBdr>
      <w:divsChild>
        <w:div w:id="1607158593">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68429956">
              <w:marLeft w:val="0"/>
              <w:marRight w:val="0"/>
              <w:marTop w:val="0"/>
              <w:marBottom w:val="0"/>
              <w:divBdr>
                <w:top w:val="none" w:sz="0" w:space="0" w:color="auto"/>
                <w:left w:val="none" w:sz="0" w:space="0" w:color="auto"/>
                <w:bottom w:val="none" w:sz="0" w:space="0" w:color="auto"/>
                <w:right w:val="none" w:sz="0" w:space="0" w:color="auto"/>
              </w:divBdr>
              <w:divsChild>
                <w:div w:id="714080883">
                  <w:marLeft w:val="0"/>
                  <w:marRight w:val="0"/>
                  <w:marTop w:val="0"/>
                  <w:marBottom w:val="0"/>
                  <w:divBdr>
                    <w:top w:val="none" w:sz="0" w:space="0" w:color="auto"/>
                    <w:left w:val="none" w:sz="0" w:space="0" w:color="auto"/>
                    <w:bottom w:val="none" w:sz="0" w:space="0" w:color="auto"/>
                    <w:right w:val="none" w:sz="0" w:space="0" w:color="auto"/>
                  </w:divBdr>
                  <w:divsChild>
                    <w:div w:id="1151825055">
                      <w:marLeft w:val="0"/>
                      <w:marRight w:val="0"/>
                      <w:marTop w:val="0"/>
                      <w:marBottom w:val="0"/>
                      <w:divBdr>
                        <w:top w:val="none" w:sz="0" w:space="0" w:color="auto"/>
                        <w:left w:val="none" w:sz="0" w:space="0" w:color="auto"/>
                        <w:bottom w:val="none" w:sz="0" w:space="0" w:color="auto"/>
                        <w:right w:val="none" w:sz="0" w:space="0" w:color="auto"/>
                      </w:divBdr>
                      <w:divsChild>
                        <w:div w:id="1328241615">
                          <w:marLeft w:val="0"/>
                          <w:marRight w:val="0"/>
                          <w:marTop w:val="0"/>
                          <w:marBottom w:val="0"/>
                          <w:divBdr>
                            <w:top w:val="none" w:sz="0" w:space="0" w:color="auto"/>
                            <w:left w:val="none" w:sz="0" w:space="0" w:color="auto"/>
                            <w:bottom w:val="none" w:sz="0" w:space="0" w:color="auto"/>
                            <w:right w:val="none" w:sz="0" w:space="0" w:color="auto"/>
                          </w:divBdr>
                          <w:divsChild>
                            <w:div w:id="1652900783">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080953692">
                                  <w:marLeft w:val="0"/>
                                  <w:marRight w:val="0"/>
                                  <w:marTop w:val="0"/>
                                  <w:marBottom w:val="0"/>
                                  <w:divBdr>
                                    <w:top w:val="none" w:sz="0" w:space="0" w:color="auto"/>
                                    <w:left w:val="none" w:sz="0" w:space="0" w:color="auto"/>
                                    <w:bottom w:val="none" w:sz="0" w:space="0" w:color="auto"/>
                                    <w:right w:val="none" w:sz="0" w:space="0" w:color="auto"/>
                                  </w:divBdr>
                                  <w:divsChild>
                                    <w:div w:id="10208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138503">
      <w:bodyDiv w:val="1"/>
      <w:marLeft w:val="0"/>
      <w:marRight w:val="0"/>
      <w:marTop w:val="0"/>
      <w:marBottom w:val="0"/>
      <w:divBdr>
        <w:top w:val="none" w:sz="0" w:space="0" w:color="auto"/>
        <w:left w:val="none" w:sz="0" w:space="0" w:color="auto"/>
        <w:bottom w:val="none" w:sz="0" w:space="0" w:color="auto"/>
        <w:right w:val="none" w:sz="0" w:space="0" w:color="auto"/>
      </w:divBdr>
    </w:div>
    <w:div w:id="765539763">
      <w:bodyDiv w:val="1"/>
      <w:marLeft w:val="0"/>
      <w:marRight w:val="0"/>
      <w:marTop w:val="0"/>
      <w:marBottom w:val="0"/>
      <w:divBdr>
        <w:top w:val="none" w:sz="0" w:space="0" w:color="auto"/>
        <w:left w:val="none" w:sz="0" w:space="0" w:color="auto"/>
        <w:bottom w:val="none" w:sz="0" w:space="0" w:color="auto"/>
        <w:right w:val="none" w:sz="0" w:space="0" w:color="auto"/>
      </w:divBdr>
    </w:div>
    <w:div w:id="889003559">
      <w:bodyDiv w:val="1"/>
      <w:marLeft w:val="0"/>
      <w:marRight w:val="0"/>
      <w:marTop w:val="0"/>
      <w:marBottom w:val="0"/>
      <w:divBdr>
        <w:top w:val="none" w:sz="0" w:space="0" w:color="auto"/>
        <w:left w:val="none" w:sz="0" w:space="0" w:color="auto"/>
        <w:bottom w:val="none" w:sz="0" w:space="0" w:color="auto"/>
        <w:right w:val="none" w:sz="0" w:space="0" w:color="auto"/>
      </w:divBdr>
      <w:divsChild>
        <w:div w:id="613170418">
          <w:marLeft w:val="576"/>
          <w:marRight w:val="0"/>
          <w:marTop w:val="80"/>
          <w:marBottom w:val="0"/>
          <w:divBdr>
            <w:top w:val="none" w:sz="0" w:space="0" w:color="auto"/>
            <w:left w:val="none" w:sz="0" w:space="0" w:color="auto"/>
            <w:bottom w:val="none" w:sz="0" w:space="0" w:color="auto"/>
            <w:right w:val="none" w:sz="0" w:space="0" w:color="auto"/>
          </w:divBdr>
        </w:div>
      </w:divsChild>
    </w:div>
    <w:div w:id="918759570">
      <w:bodyDiv w:val="1"/>
      <w:marLeft w:val="0"/>
      <w:marRight w:val="0"/>
      <w:marTop w:val="0"/>
      <w:marBottom w:val="0"/>
      <w:divBdr>
        <w:top w:val="none" w:sz="0" w:space="0" w:color="auto"/>
        <w:left w:val="none" w:sz="0" w:space="0" w:color="auto"/>
        <w:bottom w:val="none" w:sz="0" w:space="0" w:color="auto"/>
        <w:right w:val="none" w:sz="0" w:space="0" w:color="auto"/>
      </w:divBdr>
      <w:divsChild>
        <w:div w:id="164784283">
          <w:marLeft w:val="274"/>
          <w:marRight w:val="0"/>
          <w:marTop w:val="0"/>
          <w:marBottom w:val="0"/>
          <w:divBdr>
            <w:top w:val="none" w:sz="0" w:space="0" w:color="auto"/>
            <w:left w:val="none" w:sz="0" w:space="0" w:color="auto"/>
            <w:bottom w:val="none" w:sz="0" w:space="0" w:color="auto"/>
            <w:right w:val="none" w:sz="0" w:space="0" w:color="auto"/>
          </w:divBdr>
        </w:div>
      </w:divsChild>
    </w:div>
    <w:div w:id="1102723101">
      <w:bodyDiv w:val="1"/>
      <w:marLeft w:val="0"/>
      <w:marRight w:val="0"/>
      <w:marTop w:val="0"/>
      <w:marBottom w:val="0"/>
      <w:divBdr>
        <w:top w:val="none" w:sz="0" w:space="0" w:color="auto"/>
        <w:left w:val="none" w:sz="0" w:space="0" w:color="auto"/>
        <w:bottom w:val="none" w:sz="0" w:space="0" w:color="auto"/>
        <w:right w:val="none" w:sz="0" w:space="0" w:color="auto"/>
      </w:divBdr>
      <w:divsChild>
        <w:div w:id="356809825">
          <w:marLeft w:val="274"/>
          <w:marRight w:val="0"/>
          <w:marTop w:val="118"/>
          <w:marBottom w:val="0"/>
          <w:divBdr>
            <w:top w:val="none" w:sz="0" w:space="0" w:color="auto"/>
            <w:left w:val="none" w:sz="0" w:space="0" w:color="auto"/>
            <w:bottom w:val="none" w:sz="0" w:space="0" w:color="auto"/>
            <w:right w:val="none" w:sz="0" w:space="0" w:color="auto"/>
          </w:divBdr>
        </w:div>
      </w:divsChild>
    </w:div>
    <w:div w:id="1171414444">
      <w:bodyDiv w:val="1"/>
      <w:marLeft w:val="0"/>
      <w:marRight w:val="0"/>
      <w:marTop w:val="0"/>
      <w:marBottom w:val="0"/>
      <w:divBdr>
        <w:top w:val="none" w:sz="0" w:space="0" w:color="auto"/>
        <w:left w:val="none" w:sz="0" w:space="0" w:color="auto"/>
        <w:bottom w:val="none" w:sz="0" w:space="0" w:color="auto"/>
        <w:right w:val="none" w:sz="0" w:space="0" w:color="auto"/>
      </w:divBdr>
    </w:div>
    <w:div w:id="1319335619">
      <w:bodyDiv w:val="1"/>
      <w:marLeft w:val="0"/>
      <w:marRight w:val="0"/>
      <w:marTop w:val="0"/>
      <w:marBottom w:val="0"/>
      <w:divBdr>
        <w:top w:val="none" w:sz="0" w:space="0" w:color="auto"/>
        <w:left w:val="none" w:sz="0" w:space="0" w:color="auto"/>
        <w:bottom w:val="none" w:sz="0" w:space="0" w:color="auto"/>
        <w:right w:val="none" w:sz="0" w:space="0" w:color="auto"/>
      </w:divBdr>
    </w:div>
    <w:div w:id="1412461879">
      <w:bodyDiv w:val="1"/>
      <w:marLeft w:val="0"/>
      <w:marRight w:val="0"/>
      <w:marTop w:val="0"/>
      <w:marBottom w:val="0"/>
      <w:divBdr>
        <w:top w:val="none" w:sz="0" w:space="0" w:color="auto"/>
        <w:left w:val="none" w:sz="0" w:space="0" w:color="auto"/>
        <w:bottom w:val="none" w:sz="0" w:space="0" w:color="auto"/>
        <w:right w:val="none" w:sz="0" w:space="0" w:color="auto"/>
      </w:divBdr>
    </w:div>
    <w:div w:id="1485466159">
      <w:bodyDiv w:val="1"/>
      <w:marLeft w:val="0"/>
      <w:marRight w:val="0"/>
      <w:marTop w:val="0"/>
      <w:marBottom w:val="0"/>
      <w:divBdr>
        <w:top w:val="none" w:sz="0" w:space="0" w:color="auto"/>
        <w:left w:val="none" w:sz="0" w:space="0" w:color="auto"/>
        <w:bottom w:val="none" w:sz="0" w:space="0" w:color="auto"/>
        <w:right w:val="none" w:sz="0" w:space="0" w:color="auto"/>
      </w:divBdr>
    </w:div>
    <w:div w:id="1508910892">
      <w:bodyDiv w:val="1"/>
      <w:marLeft w:val="0"/>
      <w:marRight w:val="0"/>
      <w:marTop w:val="0"/>
      <w:marBottom w:val="0"/>
      <w:divBdr>
        <w:top w:val="none" w:sz="0" w:space="0" w:color="auto"/>
        <w:left w:val="none" w:sz="0" w:space="0" w:color="auto"/>
        <w:bottom w:val="none" w:sz="0" w:space="0" w:color="auto"/>
        <w:right w:val="none" w:sz="0" w:space="0" w:color="auto"/>
      </w:divBdr>
      <w:divsChild>
        <w:div w:id="621613747">
          <w:marLeft w:val="274"/>
          <w:marRight w:val="0"/>
          <w:marTop w:val="0"/>
          <w:marBottom w:val="0"/>
          <w:divBdr>
            <w:top w:val="none" w:sz="0" w:space="0" w:color="auto"/>
            <w:left w:val="none" w:sz="0" w:space="0" w:color="auto"/>
            <w:bottom w:val="none" w:sz="0" w:space="0" w:color="auto"/>
            <w:right w:val="none" w:sz="0" w:space="0" w:color="auto"/>
          </w:divBdr>
        </w:div>
      </w:divsChild>
    </w:div>
    <w:div w:id="1567716463">
      <w:bodyDiv w:val="1"/>
      <w:marLeft w:val="0"/>
      <w:marRight w:val="0"/>
      <w:marTop w:val="0"/>
      <w:marBottom w:val="0"/>
      <w:divBdr>
        <w:top w:val="none" w:sz="0" w:space="0" w:color="auto"/>
        <w:left w:val="none" w:sz="0" w:space="0" w:color="auto"/>
        <w:bottom w:val="none" w:sz="0" w:space="0" w:color="auto"/>
        <w:right w:val="none" w:sz="0" w:space="0" w:color="auto"/>
      </w:divBdr>
    </w:div>
    <w:div w:id="1590697121">
      <w:bodyDiv w:val="1"/>
      <w:marLeft w:val="0"/>
      <w:marRight w:val="0"/>
      <w:marTop w:val="0"/>
      <w:marBottom w:val="0"/>
      <w:divBdr>
        <w:top w:val="none" w:sz="0" w:space="0" w:color="auto"/>
        <w:left w:val="none" w:sz="0" w:space="0" w:color="auto"/>
        <w:bottom w:val="none" w:sz="0" w:space="0" w:color="auto"/>
        <w:right w:val="none" w:sz="0" w:space="0" w:color="auto"/>
      </w:divBdr>
      <w:divsChild>
        <w:div w:id="2085640074">
          <w:marLeft w:val="576"/>
          <w:marRight w:val="0"/>
          <w:marTop w:val="80"/>
          <w:marBottom w:val="0"/>
          <w:divBdr>
            <w:top w:val="none" w:sz="0" w:space="0" w:color="auto"/>
            <w:left w:val="none" w:sz="0" w:space="0" w:color="auto"/>
            <w:bottom w:val="none" w:sz="0" w:space="0" w:color="auto"/>
            <w:right w:val="none" w:sz="0" w:space="0" w:color="auto"/>
          </w:divBdr>
        </w:div>
      </w:divsChild>
    </w:div>
    <w:div w:id="1656688145">
      <w:bodyDiv w:val="1"/>
      <w:marLeft w:val="0"/>
      <w:marRight w:val="0"/>
      <w:marTop w:val="0"/>
      <w:marBottom w:val="0"/>
      <w:divBdr>
        <w:top w:val="none" w:sz="0" w:space="0" w:color="auto"/>
        <w:left w:val="none" w:sz="0" w:space="0" w:color="auto"/>
        <w:bottom w:val="none" w:sz="0" w:space="0" w:color="auto"/>
        <w:right w:val="none" w:sz="0" w:space="0" w:color="auto"/>
      </w:divBdr>
      <w:divsChild>
        <w:div w:id="2055303972">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2017464491">
              <w:marLeft w:val="0"/>
              <w:marRight w:val="0"/>
              <w:marTop w:val="0"/>
              <w:marBottom w:val="0"/>
              <w:divBdr>
                <w:top w:val="none" w:sz="0" w:space="0" w:color="auto"/>
                <w:left w:val="none" w:sz="0" w:space="0" w:color="auto"/>
                <w:bottom w:val="none" w:sz="0" w:space="0" w:color="auto"/>
                <w:right w:val="none" w:sz="0" w:space="0" w:color="auto"/>
              </w:divBdr>
              <w:divsChild>
                <w:div w:id="927226409">
                  <w:marLeft w:val="0"/>
                  <w:marRight w:val="0"/>
                  <w:marTop w:val="0"/>
                  <w:marBottom w:val="0"/>
                  <w:divBdr>
                    <w:top w:val="none" w:sz="0" w:space="0" w:color="auto"/>
                    <w:left w:val="none" w:sz="0" w:space="0" w:color="auto"/>
                    <w:bottom w:val="none" w:sz="0" w:space="0" w:color="auto"/>
                    <w:right w:val="none" w:sz="0" w:space="0" w:color="auto"/>
                  </w:divBdr>
                  <w:divsChild>
                    <w:div w:id="888227019">
                      <w:marLeft w:val="0"/>
                      <w:marRight w:val="0"/>
                      <w:marTop w:val="0"/>
                      <w:marBottom w:val="0"/>
                      <w:divBdr>
                        <w:top w:val="none" w:sz="0" w:space="0" w:color="auto"/>
                        <w:left w:val="none" w:sz="0" w:space="0" w:color="auto"/>
                        <w:bottom w:val="none" w:sz="0" w:space="0" w:color="auto"/>
                        <w:right w:val="none" w:sz="0" w:space="0" w:color="auto"/>
                      </w:divBdr>
                      <w:divsChild>
                        <w:div w:id="1193346904">
                          <w:marLeft w:val="0"/>
                          <w:marRight w:val="0"/>
                          <w:marTop w:val="0"/>
                          <w:marBottom w:val="0"/>
                          <w:divBdr>
                            <w:top w:val="none" w:sz="0" w:space="0" w:color="auto"/>
                            <w:left w:val="none" w:sz="0" w:space="0" w:color="auto"/>
                            <w:bottom w:val="none" w:sz="0" w:space="0" w:color="auto"/>
                            <w:right w:val="none" w:sz="0" w:space="0" w:color="auto"/>
                          </w:divBdr>
                          <w:divsChild>
                            <w:div w:id="1869949668">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940718068">
                                  <w:marLeft w:val="0"/>
                                  <w:marRight w:val="0"/>
                                  <w:marTop w:val="0"/>
                                  <w:marBottom w:val="0"/>
                                  <w:divBdr>
                                    <w:top w:val="none" w:sz="0" w:space="0" w:color="auto"/>
                                    <w:left w:val="none" w:sz="0" w:space="0" w:color="auto"/>
                                    <w:bottom w:val="none" w:sz="0" w:space="0" w:color="auto"/>
                                    <w:right w:val="none" w:sz="0" w:space="0" w:color="auto"/>
                                  </w:divBdr>
                                  <w:divsChild>
                                    <w:div w:id="11659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930288">
      <w:bodyDiv w:val="1"/>
      <w:marLeft w:val="0"/>
      <w:marRight w:val="0"/>
      <w:marTop w:val="0"/>
      <w:marBottom w:val="0"/>
      <w:divBdr>
        <w:top w:val="none" w:sz="0" w:space="0" w:color="auto"/>
        <w:left w:val="none" w:sz="0" w:space="0" w:color="auto"/>
        <w:bottom w:val="none" w:sz="0" w:space="0" w:color="auto"/>
        <w:right w:val="none" w:sz="0" w:space="0" w:color="auto"/>
      </w:divBdr>
      <w:divsChild>
        <w:div w:id="1039473638">
          <w:marLeft w:val="274"/>
          <w:marRight w:val="0"/>
          <w:marTop w:val="134"/>
          <w:marBottom w:val="0"/>
          <w:divBdr>
            <w:top w:val="none" w:sz="0" w:space="0" w:color="auto"/>
            <w:left w:val="none" w:sz="0" w:space="0" w:color="auto"/>
            <w:bottom w:val="none" w:sz="0" w:space="0" w:color="auto"/>
            <w:right w:val="none" w:sz="0" w:space="0" w:color="auto"/>
          </w:divBdr>
        </w:div>
      </w:divsChild>
    </w:div>
    <w:div w:id="1753578488">
      <w:bodyDiv w:val="1"/>
      <w:marLeft w:val="0"/>
      <w:marRight w:val="0"/>
      <w:marTop w:val="0"/>
      <w:marBottom w:val="0"/>
      <w:divBdr>
        <w:top w:val="none" w:sz="0" w:space="0" w:color="auto"/>
        <w:left w:val="none" w:sz="0" w:space="0" w:color="auto"/>
        <w:bottom w:val="none" w:sz="0" w:space="0" w:color="auto"/>
        <w:right w:val="none" w:sz="0" w:space="0" w:color="auto"/>
      </w:divBdr>
    </w:div>
    <w:div w:id="1845975086">
      <w:bodyDiv w:val="1"/>
      <w:marLeft w:val="0"/>
      <w:marRight w:val="0"/>
      <w:marTop w:val="0"/>
      <w:marBottom w:val="0"/>
      <w:divBdr>
        <w:top w:val="none" w:sz="0" w:space="0" w:color="auto"/>
        <w:left w:val="none" w:sz="0" w:space="0" w:color="auto"/>
        <w:bottom w:val="none" w:sz="0" w:space="0" w:color="auto"/>
        <w:right w:val="none" w:sz="0" w:space="0" w:color="auto"/>
      </w:divBdr>
      <w:divsChild>
        <w:div w:id="2022120236">
          <w:marLeft w:val="576"/>
          <w:marRight w:val="0"/>
          <w:marTop w:val="80"/>
          <w:marBottom w:val="0"/>
          <w:divBdr>
            <w:top w:val="none" w:sz="0" w:space="0" w:color="auto"/>
            <w:left w:val="none" w:sz="0" w:space="0" w:color="auto"/>
            <w:bottom w:val="none" w:sz="0" w:space="0" w:color="auto"/>
            <w:right w:val="none" w:sz="0" w:space="0" w:color="auto"/>
          </w:divBdr>
        </w:div>
      </w:divsChild>
    </w:div>
    <w:div w:id="1924878475">
      <w:bodyDiv w:val="1"/>
      <w:marLeft w:val="0"/>
      <w:marRight w:val="0"/>
      <w:marTop w:val="0"/>
      <w:marBottom w:val="0"/>
      <w:divBdr>
        <w:top w:val="none" w:sz="0" w:space="0" w:color="auto"/>
        <w:left w:val="none" w:sz="0" w:space="0" w:color="auto"/>
        <w:bottom w:val="none" w:sz="0" w:space="0" w:color="auto"/>
        <w:right w:val="none" w:sz="0" w:space="0" w:color="auto"/>
      </w:divBdr>
      <w:divsChild>
        <w:div w:id="403453261">
          <w:marLeft w:val="274"/>
          <w:marRight w:val="0"/>
          <w:marTop w:val="0"/>
          <w:marBottom w:val="0"/>
          <w:divBdr>
            <w:top w:val="none" w:sz="0" w:space="0" w:color="auto"/>
            <w:left w:val="none" w:sz="0" w:space="0" w:color="auto"/>
            <w:bottom w:val="none" w:sz="0" w:space="0" w:color="auto"/>
            <w:right w:val="none" w:sz="0" w:space="0" w:color="auto"/>
          </w:divBdr>
        </w:div>
      </w:divsChild>
    </w:div>
    <w:div w:id="19780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eader" Target="header4.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2.png"/><Relationship Id="rId19" Type="http://schemas.openxmlformats.org/officeDocument/2006/relationships/image" Target="media/image3.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C8E67A5EF0A74084879C562EEE2BB1" ma:contentTypeVersion="" ma:contentTypeDescription="Create a new document." ma:contentTypeScope="" ma:versionID="f33b2c5a96b3aa9d7b3532a9bab696d4">
  <xsd:schema xmlns:xsd="http://www.w3.org/2001/XMLSchema" xmlns:xs="http://www.w3.org/2001/XMLSchema" xmlns:p="http://schemas.microsoft.com/office/2006/metadata/properties" xmlns:ns2="CAF90C78-D2A8-4103-AE2C-464A42295834" xmlns:ns3="259fe74f-8d5d-4596-a751-41d354bba5bf" targetNamespace="http://schemas.microsoft.com/office/2006/metadata/properties" ma:root="true" ma:fieldsID="845a0746db05f1d9c885d0ad7351a899" ns2:_="" ns3:_="">
    <xsd:import namespace="CAF90C78-D2A8-4103-AE2C-464A42295834"/>
    <xsd:import namespace="259fe74f-8d5d-4596-a751-41d354bba5bf"/>
    <xsd:element name="properties">
      <xsd:complexType>
        <xsd:sequence>
          <xsd:element name="documentManagement">
            <xsd:complexType>
              <xsd:all>
                <xsd:element ref="ns2:jf2a7eb8eb3243fb81d3456978d8ed24" minOccurs="0"/>
                <xsd:element ref="ns3:TaxCatchAll" minOccurs="0"/>
                <xsd:element ref="ns2:i0bf849495ea4fb8bf0ea6596ff62490"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F90C78-D2A8-4103-AE2C-464A42295834" elementFormDefault="qualified">
    <xsd:import namespace="http://schemas.microsoft.com/office/2006/documentManagement/types"/>
    <xsd:import namespace="http://schemas.microsoft.com/office/infopath/2007/PartnerControls"/>
    <xsd:element name="jf2a7eb8eb3243fb81d3456978d8ed24" ma:index="9" ma:taxonomy="true" ma:internalName="jf2a7eb8eb3243fb81d3456978d8ed24" ma:taxonomyFieldName="Filters" ma:displayName="Filters" ma:indexed="true" ma:default="" ma:fieldId="{3f2a7eb8-eb32-43fb-81d3-456978d8ed24}" ma:sspId="8e837509-d88c-4eda-819d-7bb7b26bc51d" ma:termSetId="909a56af-d935-4b5c-9951-0fb2a2be24df" ma:anchorId="f805244e-ce01-48ac-a034-d2cd93130eb2" ma:open="false" ma:isKeyword="false">
      <xsd:complexType>
        <xsd:sequence>
          <xsd:element ref="pc:Terms" minOccurs="0" maxOccurs="1"/>
        </xsd:sequence>
      </xsd:complexType>
    </xsd:element>
    <xsd:element name="i0bf849495ea4fb8bf0ea6596ff62490" ma:index="12" ma:taxonomy="true" ma:internalName="i0bf849495ea4fb8bf0ea6596ff62490" ma:taxonomyFieldName="Status" ma:displayName="Status" ma:indexed="true" ma:readOnly="false" ma:default="" ma:fieldId="{20bf8494-95ea-4fb8-bf0e-a6596ff62490}" ma:sspId="8e837509-d88c-4eda-819d-7bb7b26bc51d" ma:termSetId="909a56af-d935-4b5c-9951-0fb2a2be24df" ma:anchorId="71ce419b-2c9c-4ba9-ad7b-3f83e27af21c"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9fe74f-8d5d-4596-a751-41d354bba5b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b21d1df-cc2f-49f1-9704-f8e63f18f4ad}" ma:internalName="TaxCatchAll" ma:showField="CatchAllData" ma:web="259fe74f-8d5d-4596-a751-41d354bba5bf">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59fe74f-8d5d-4596-a751-41d354bba5bf">
      <Value>118</Value>
      <Value>112</Value>
    </TaxCatchAll>
    <i0bf849495ea4fb8bf0ea6596ff62490 xmlns="CAF90C78-D2A8-4103-AE2C-464A42295834">
      <Terms xmlns="http://schemas.microsoft.com/office/infopath/2007/PartnerControls">
        <TermInfo xmlns="http://schemas.microsoft.com/office/infopath/2007/PartnerControls">
          <TermName xmlns="http://schemas.microsoft.com/office/infopath/2007/PartnerControls">Pending</TermName>
          <TermId xmlns="http://schemas.microsoft.com/office/infopath/2007/PartnerControls">7cf59d94-0520-4468-84d7-e1b4fb4f41d0</TermId>
        </TermInfo>
      </Terms>
    </i0bf849495ea4fb8bf0ea6596ff62490>
    <jf2a7eb8eb3243fb81d3456978d8ed24 xmlns="CAF90C78-D2A8-4103-AE2C-464A42295834">
      <Terms xmlns="http://schemas.microsoft.com/office/infopath/2007/PartnerControls">
        <TermInfo xmlns="http://schemas.microsoft.com/office/infopath/2007/PartnerControls">
          <TermName xmlns="http://schemas.microsoft.com/office/infopath/2007/PartnerControls">Technical</TermName>
          <TermId xmlns="http://schemas.microsoft.com/office/infopath/2007/PartnerControls">20dc142d-de2c-430c-b77a-d80a60c82c7f</TermId>
        </TermInfo>
      </Terms>
    </jf2a7eb8eb3243fb81d3456978d8ed24>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ED027-3449-4D19-B0D3-E5D5743F8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F90C78-D2A8-4103-AE2C-464A42295834"/>
    <ds:schemaRef ds:uri="259fe74f-8d5d-4596-a751-41d354bba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C0AEDD-3939-4B95-8FCD-7F7A7C0E91AA}">
  <ds:schemaRefs>
    <ds:schemaRef ds:uri="http://schemas.microsoft.com/sharepoint/v3/contenttype/forms"/>
  </ds:schemaRefs>
</ds:datastoreItem>
</file>

<file path=customXml/itemProps3.xml><?xml version="1.0" encoding="utf-8"?>
<ds:datastoreItem xmlns:ds="http://schemas.openxmlformats.org/officeDocument/2006/customXml" ds:itemID="{894BE74A-4513-4B5B-B211-98C7713F4051}">
  <ds:schemaRefs>
    <ds:schemaRef ds:uri="http://schemas.microsoft.com/office/2006/metadata/properties"/>
    <ds:schemaRef ds:uri="http://schemas.microsoft.com/office/infopath/2007/PartnerControls"/>
    <ds:schemaRef ds:uri="259fe74f-8d5d-4596-a751-41d354bba5bf"/>
    <ds:schemaRef ds:uri="CAF90C78-D2A8-4103-AE2C-464A42295834"/>
  </ds:schemaRefs>
</ds:datastoreItem>
</file>

<file path=customXml/itemProps4.xml><?xml version="1.0" encoding="utf-8"?>
<ds:datastoreItem xmlns:ds="http://schemas.openxmlformats.org/officeDocument/2006/customXml" ds:itemID="{5C97B8AE-9F45-BE4B-AB7A-BB6F283BA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10404</Words>
  <Characters>59309</Characters>
  <Application>Microsoft Macintosh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Volume I_Technical OneVA Pharmacy Implementation_Scarlett Review</vt:lpstr>
    </vt:vector>
  </TitlesOfParts>
  <LinksUpToDate>false</LinksUpToDate>
  <CharactersWithSpaces>69574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Volume I_Technical OneVA Pharmacy Implementation_Scarlett Review</dc:title>
  <dc:creator/>
  <cp:lastModifiedBy/>
  <cp:revision>1</cp:revision>
  <dcterms:created xsi:type="dcterms:W3CDTF">2015-10-06T18:15:00Z</dcterms:created>
  <dcterms:modified xsi:type="dcterms:W3CDTF">2015-10-06T18:15:00Z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0x010100EFC8E67A5EF0A74084879C562EEE2BB1</vt:lpwstr>
  </property>
  <property fmtid="{D5CDD505-2E9C-101B-9397-08002B2CF9AE}" pid="3" name="Filters">
    <vt:lpwstr>112;#Technical|20dc142d-de2c-430c-b77a-d80a60c82c7f</vt:lpwstr>
  </property>
  <property fmtid="{D5CDD505-2E9C-101B-9397-08002B2CF9AE}" pid="4" name="Status">
    <vt:lpwstr>118;#Pending|7cf59d94-0520-4468-84d7-e1b4fb4f41d0</vt:lpwstr>
  </property>
  <property fmtid="{D5CDD505-2E9C-101B-9397-08002B2CF9AE}" pid="5" name="ecm_ItemDeleteBlockHolders">
    <vt:lpwstr/>
  </property>
  <property fmtid="{D5CDD505-2E9C-101B-9397-08002B2CF9AE}" pid="6" name="ecm_RecordRestrictions">
    <vt:lpwstr/>
  </property>
  <property fmtid="{D5CDD505-2E9C-101B-9397-08002B2CF9AE}" pid="7" name="ecm_ItemLockHolders">
    <vt:lpwstr/>
  </property>
</Properties>
</file>